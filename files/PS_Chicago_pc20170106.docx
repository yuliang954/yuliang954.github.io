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5AD605" w14:textId="27F49A7B" w:rsidR="00406634" w:rsidRDefault="00723583" w:rsidP="000011B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Candidate </w:t>
      </w:r>
      <w:r w:rsidR="000011B1">
        <w:rPr>
          <w:rFonts w:ascii="Times New Roman" w:hAnsi="Times New Roman" w:cs="Times New Roman" w:hint="cs"/>
          <w:sz w:val="32"/>
          <w:szCs w:val="32"/>
        </w:rPr>
        <w:t>Statement</w:t>
      </w:r>
    </w:p>
    <w:p w14:paraId="64D12C92" w14:textId="6DD71641" w:rsidR="000011B1" w:rsidRDefault="000011B1" w:rsidP="006E51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cs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like looking at satellite cloud </w:t>
      </w:r>
      <w:r>
        <w:rPr>
          <w:rFonts w:ascii="Times New Roman" w:hAnsi="Times New Roman" w:cs="Times New Roman" w:hint="eastAsia"/>
          <w:sz w:val="24"/>
          <w:szCs w:val="24"/>
        </w:rPr>
        <w:t>image</w:t>
      </w:r>
      <w:r>
        <w:rPr>
          <w:rFonts w:ascii="Times New Roman" w:hAnsi="Times New Roman" w:cs="Times New Roman"/>
          <w:sz w:val="24"/>
          <w:szCs w:val="24"/>
        </w:rPr>
        <w:t>s. The ocean is still and blue while white clouds drift slowly and spin quietly. Th</w:t>
      </w:r>
      <w:r w:rsidR="00FA5C8E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scene has always been in my heart and </w:t>
      </w:r>
      <w:r w:rsidR="00FA5C8E">
        <w:rPr>
          <w:rFonts w:ascii="Times New Roman" w:hAnsi="Times New Roman" w:cs="Times New Roman"/>
          <w:sz w:val="24"/>
          <w:szCs w:val="24"/>
        </w:rPr>
        <w:t>my</w:t>
      </w:r>
      <w:r>
        <w:rPr>
          <w:rFonts w:ascii="Times New Roman" w:hAnsi="Times New Roman" w:cs="Times New Roman"/>
          <w:sz w:val="24"/>
          <w:szCs w:val="24"/>
        </w:rPr>
        <w:t xml:space="preserve"> love</w:t>
      </w:r>
      <w:r w:rsidR="00FA5C8E">
        <w:rPr>
          <w:rFonts w:ascii="Times New Roman" w:hAnsi="Times New Roman" w:cs="Times New Roman"/>
          <w:sz w:val="24"/>
          <w:szCs w:val="24"/>
        </w:rPr>
        <w:t xml:space="preserve"> for it</w:t>
      </w:r>
      <w:r>
        <w:rPr>
          <w:rFonts w:ascii="Times New Roman" w:hAnsi="Times New Roman" w:cs="Times New Roman"/>
          <w:sz w:val="24"/>
          <w:szCs w:val="24"/>
        </w:rPr>
        <w:t xml:space="preserve"> has never faded. As I </w:t>
      </w:r>
      <w:r>
        <w:rPr>
          <w:rFonts w:ascii="Times New Roman" w:hAnsi="Times New Roman" w:cs="Times New Roman" w:hint="eastAsia"/>
          <w:sz w:val="24"/>
          <w:szCs w:val="24"/>
        </w:rPr>
        <w:t>learn</w:t>
      </w:r>
      <w:r>
        <w:rPr>
          <w:rFonts w:ascii="Times New Roman" w:hAnsi="Times New Roman" w:cs="Times New Roman"/>
          <w:sz w:val="24"/>
          <w:szCs w:val="24"/>
        </w:rPr>
        <w:t xml:space="preserve"> more about the climate system, I am more fascinated by its beauty and concerned about how humans </w:t>
      </w:r>
      <w:proofErr w:type="gramStart"/>
      <w:r>
        <w:rPr>
          <w:rFonts w:ascii="Times New Roman" w:hAnsi="Times New Roman" w:cs="Times New Roman"/>
          <w:sz w:val="24"/>
          <w:szCs w:val="24"/>
        </w:rPr>
        <w:t>will be affected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climate change. Three years of academic preparation in math</w:t>
      </w:r>
      <w:r w:rsidR="00FA5C8E">
        <w:rPr>
          <w:rFonts w:ascii="Times New Roman" w:hAnsi="Times New Roman" w:cs="Times New Roman"/>
          <w:sz w:val="24"/>
          <w:szCs w:val="24"/>
        </w:rPr>
        <w:t>ematics</w:t>
      </w:r>
      <w:r>
        <w:rPr>
          <w:rFonts w:ascii="Times New Roman" w:hAnsi="Times New Roman" w:cs="Times New Roman"/>
          <w:sz w:val="24"/>
          <w:szCs w:val="24"/>
        </w:rPr>
        <w:t xml:space="preserve">, physics and atmospheric science provide me with solid background for climate research. </w:t>
      </w:r>
      <w:r w:rsidRPr="00106338">
        <w:rPr>
          <w:rFonts w:ascii="Times New Roman" w:hAnsi="Times New Roman" w:cs="Times New Roman"/>
          <w:sz w:val="24"/>
          <w:szCs w:val="24"/>
        </w:rPr>
        <w:t>Two</w:t>
      </w:r>
      <w:r w:rsidR="00FA5C8E">
        <w:rPr>
          <w:rFonts w:ascii="Times New Roman" w:hAnsi="Times New Roman" w:cs="Times New Roman"/>
          <w:sz w:val="24"/>
          <w:szCs w:val="24"/>
        </w:rPr>
        <w:t xml:space="preserve"> experiences of</w:t>
      </w:r>
      <w:r w:rsidRPr="00106338">
        <w:rPr>
          <w:rFonts w:ascii="Times New Roman" w:hAnsi="Times New Roman" w:cs="Times New Roman"/>
          <w:sz w:val="24"/>
          <w:szCs w:val="24"/>
        </w:rPr>
        <w:t xml:space="preserve"> </w:t>
      </w:r>
      <w:r w:rsidR="000428BF">
        <w:rPr>
          <w:rFonts w:ascii="Times New Roman" w:hAnsi="Times New Roman" w:cs="Times New Roman"/>
          <w:sz w:val="24"/>
          <w:szCs w:val="24"/>
        </w:rPr>
        <w:t>numerical</w:t>
      </w:r>
      <w:r w:rsidRPr="00106338">
        <w:rPr>
          <w:rFonts w:ascii="Times New Roman" w:hAnsi="Times New Roman" w:cs="Times New Roman"/>
          <w:sz w:val="24"/>
          <w:szCs w:val="24"/>
        </w:rPr>
        <w:t xml:space="preserve"> modelling research </w:t>
      </w:r>
      <w:r w:rsidR="00FA5C8E">
        <w:rPr>
          <w:rFonts w:ascii="Times New Roman" w:hAnsi="Times New Roman" w:cs="Times New Roman"/>
          <w:sz w:val="24"/>
          <w:szCs w:val="24"/>
        </w:rPr>
        <w:t>have built up</w:t>
      </w:r>
      <w:r w:rsidRPr="00106338">
        <w:rPr>
          <w:rFonts w:ascii="Times New Roman" w:hAnsi="Times New Roman" w:cs="Times New Roman"/>
          <w:sz w:val="24"/>
          <w:szCs w:val="24"/>
        </w:rPr>
        <w:t xml:space="preserve"> my confidence in </w:t>
      </w:r>
      <w:r>
        <w:rPr>
          <w:rFonts w:ascii="Times New Roman" w:hAnsi="Times New Roman" w:cs="Times New Roman"/>
          <w:sz w:val="24"/>
          <w:szCs w:val="24"/>
        </w:rPr>
        <w:t>pursuing a research car</w:t>
      </w:r>
      <w:r w:rsidR="00F00931">
        <w:rPr>
          <w:rFonts w:ascii="Times New Roman" w:hAnsi="Times New Roman" w:cs="Times New Roman"/>
          <w:sz w:val="24"/>
          <w:szCs w:val="24"/>
        </w:rPr>
        <w:t>eer in this area. I believe</w:t>
      </w:r>
      <w:r w:rsidR="00FA5C8E">
        <w:rPr>
          <w:rFonts w:ascii="Times New Roman" w:hAnsi="Times New Roman" w:cs="Times New Roman"/>
          <w:sz w:val="24"/>
          <w:szCs w:val="24"/>
        </w:rPr>
        <w:t xml:space="preserve"> that</w:t>
      </w:r>
      <w:r w:rsidR="00F00931">
        <w:rPr>
          <w:rFonts w:ascii="Times New Roman" w:hAnsi="Times New Roman" w:cs="Times New Roman"/>
          <w:sz w:val="24"/>
          <w:szCs w:val="24"/>
        </w:rPr>
        <w:t xml:space="preserve"> </w:t>
      </w:r>
      <w:r w:rsidR="00723583">
        <w:rPr>
          <w:rFonts w:ascii="Times New Roman" w:hAnsi="Times New Roman" w:cs="Times New Roman"/>
          <w:sz w:val="24"/>
          <w:szCs w:val="24"/>
        </w:rPr>
        <w:t>the University of Chicago</w:t>
      </w:r>
      <w:r w:rsidR="00FA5C8E">
        <w:rPr>
          <w:rFonts w:ascii="Times New Roman" w:hAnsi="Times New Roman" w:cs="Times New Roman"/>
          <w:sz w:val="24"/>
          <w:szCs w:val="24"/>
        </w:rPr>
        <w:t xml:space="preserve">, with incredible research </w:t>
      </w:r>
      <w:r w:rsidR="000428BF">
        <w:rPr>
          <w:rFonts w:ascii="Times New Roman" w:hAnsi="Times New Roman" w:cs="Times New Roman"/>
          <w:sz w:val="24"/>
          <w:szCs w:val="24"/>
        </w:rPr>
        <w:t>environment</w:t>
      </w:r>
      <w:r w:rsidR="00FA5C8E">
        <w:rPr>
          <w:rFonts w:ascii="Times New Roman" w:hAnsi="Times New Roman" w:cs="Times New Roman"/>
          <w:sz w:val="24"/>
          <w:szCs w:val="24"/>
        </w:rPr>
        <w:t>,</w:t>
      </w:r>
      <w:r w:rsidR="00F00931">
        <w:rPr>
          <w:rFonts w:ascii="Times New Roman" w:hAnsi="Times New Roman" w:cs="Times New Roman"/>
          <w:sz w:val="24"/>
          <w:szCs w:val="24"/>
        </w:rPr>
        <w:t xml:space="preserve"> </w:t>
      </w:r>
      <w:r w:rsidR="00FA5C8E">
        <w:rPr>
          <w:rFonts w:ascii="Times New Roman" w:hAnsi="Times New Roman" w:cs="Times New Roman"/>
          <w:sz w:val="24"/>
          <w:szCs w:val="24"/>
        </w:rPr>
        <w:t>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0"/>
      <w:r w:rsidR="00E0073C">
        <w:rPr>
          <w:rFonts w:ascii="Times New Roman" w:hAnsi="Times New Roman" w:cs="Times New Roman"/>
          <w:sz w:val="24"/>
          <w:szCs w:val="24"/>
        </w:rPr>
        <w:t>best</w:t>
      </w:r>
      <w:r w:rsidR="00FA5C8E">
        <w:rPr>
          <w:rFonts w:ascii="Times New Roman" w:hAnsi="Times New Roman" w:cs="Times New Roman"/>
          <w:sz w:val="24"/>
          <w:szCs w:val="24"/>
        </w:rPr>
        <w:t xml:space="preserve"> </w:t>
      </w:r>
      <w:commentRangeEnd w:id="0"/>
      <w:r w:rsidR="00B14F34">
        <w:rPr>
          <w:rStyle w:val="a5"/>
        </w:rPr>
        <w:commentReference w:id="0"/>
      </w:r>
      <w:r>
        <w:rPr>
          <w:rFonts w:ascii="Times New Roman" w:hAnsi="Times New Roman" w:cs="Times New Roman"/>
          <w:sz w:val="24"/>
          <w:szCs w:val="24"/>
        </w:rPr>
        <w:t xml:space="preserve">university for me to further my understanding </w:t>
      </w:r>
      <w:r w:rsidR="00FA5C8E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8BF">
        <w:rPr>
          <w:rFonts w:ascii="Times New Roman" w:hAnsi="Times New Roman" w:cs="Times New Roman"/>
          <w:sz w:val="24"/>
          <w:szCs w:val="24"/>
        </w:rPr>
        <w:t>climate system</w:t>
      </w:r>
      <w:r>
        <w:rPr>
          <w:rFonts w:ascii="Times New Roman" w:hAnsi="Times New Roman" w:cs="Times New Roman"/>
          <w:sz w:val="24"/>
          <w:szCs w:val="24"/>
        </w:rPr>
        <w:t xml:space="preserve"> and continue my research.</w:t>
      </w:r>
    </w:p>
    <w:p w14:paraId="4A7250B8" w14:textId="77777777" w:rsidR="00FA5C8E" w:rsidRDefault="00FA5C8E" w:rsidP="006E5127">
      <w:pPr>
        <w:rPr>
          <w:rFonts w:ascii="Times New Roman" w:hAnsi="Times New Roman" w:cs="Times New Roman"/>
          <w:sz w:val="24"/>
          <w:szCs w:val="24"/>
        </w:rPr>
      </w:pPr>
    </w:p>
    <w:p w14:paraId="47A7C411" w14:textId="51944A13" w:rsidR="000011B1" w:rsidRPr="00833C4D" w:rsidRDefault="000011B1" w:rsidP="006E5127">
      <w:pPr>
        <w:pStyle w:val="a6"/>
        <w:jc w:val="both"/>
      </w:pPr>
      <w:r>
        <w:rPr>
          <w:rFonts w:ascii="Times New Roman" w:hAnsi="Times New Roman" w:cs="Times New Roman"/>
          <w:sz w:val="24"/>
          <w:szCs w:val="24"/>
        </w:rPr>
        <w:t>The course</w:t>
      </w:r>
      <w:r w:rsidR="00FA5C8E">
        <w:rPr>
          <w:rFonts w:ascii="Times New Roman" w:hAnsi="Times New Roman" w:cs="Times New Roman"/>
          <w:sz w:val="24"/>
          <w:szCs w:val="24"/>
        </w:rPr>
        <w:t xml:space="preserve"> ‘</w:t>
      </w:r>
      <w:r>
        <w:rPr>
          <w:rFonts w:ascii="Times New Roman" w:hAnsi="Times New Roman" w:cs="Times New Roman"/>
          <w:sz w:val="24"/>
          <w:szCs w:val="24"/>
        </w:rPr>
        <w:t>Introduction to Atmospheric Science</w:t>
      </w:r>
      <w:r w:rsidR="00FA5C8E">
        <w:rPr>
          <w:rFonts w:ascii="Times New Roman" w:hAnsi="Times New Roman" w:cs="Times New Roman"/>
          <w:sz w:val="24"/>
          <w:szCs w:val="24"/>
        </w:rPr>
        <w:t xml:space="preserve">’ first </w:t>
      </w:r>
      <w:r w:rsidR="00730D7B">
        <w:rPr>
          <w:rFonts w:ascii="Times New Roman" w:hAnsi="Times New Roman" w:cs="Times New Roman"/>
          <w:sz w:val="24"/>
          <w:szCs w:val="24"/>
        </w:rPr>
        <w:t xml:space="preserve">opened my eyes </w:t>
      </w:r>
      <w:r w:rsidR="00FA5C8E">
        <w:rPr>
          <w:rFonts w:ascii="Times New Roman" w:hAnsi="Times New Roman" w:cs="Times New Roman"/>
          <w:sz w:val="24"/>
          <w:szCs w:val="24"/>
        </w:rPr>
        <w:t>properly</w:t>
      </w:r>
      <w:r>
        <w:rPr>
          <w:rFonts w:ascii="Times New Roman" w:hAnsi="Times New Roman" w:cs="Times New Roman"/>
          <w:sz w:val="24"/>
          <w:szCs w:val="24"/>
        </w:rPr>
        <w:t xml:space="preserve"> to the amazi</w:t>
      </w:r>
      <w:r>
        <w:rPr>
          <w:rFonts w:ascii="Times New Roman" w:hAnsi="Times New Roman" w:cs="Times New Roman" w:hint="eastAsia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 xml:space="preserve">world of atmosphere. I can still remember </w:t>
      </w:r>
      <w:r w:rsidR="00FA5C8E">
        <w:rPr>
          <w:rFonts w:ascii="Times New Roman" w:hAnsi="Times New Roman" w:cs="Times New Roman"/>
          <w:sz w:val="24"/>
          <w:szCs w:val="24"/>
        </w:rPr>
        <w:t>my</w:t>
      </w:r>
      <w:r>
        <w:rPr>
          <w:rFonts w:ascii="Times New Roman" w:hAnsi="Times New Roman" w:cs="Times New Roman"/>
          <w:sz w:val="24"/>
          <w:szCs w:val="24"/>
        </w:rPr>
        <w:t xml:space="preserve"> surprise and joy when I heard</w:t>
      </w:r>
      <w:r w:rsidR="00FA5C8E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8BF" w:rsidRPr="00237424">
        <w:rPr>
          <w:rFonts w:ascii="Times New Roman" w:hAnsi="Times New Roman" w:cs="Times New Roman"/>
          <w:sz w:val="24"/>
          <w:szCs w:val="24"/>
        </w:rPr>
        <w:t>the Antarctic ozone hole</w:t>
      </w:r>
      <w:r w:rsidR="000428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healing. I </w:t>
      </w:r>
      <w:r>
        <w:rPr>
          <w:rFonts w:ascii="Times New Roman" w:hAnsi="Times New Roman" w:cs="Times New Roman" w:hint="eastAsia"/>
          <w:sz w:val="24"/>
          <w:szCs w:val="24"/>
        </w:rPr>
        <w:t xml:space="preserve">also recall that I </w:t>
      </w:r>
      <w:proofErr w:type="gramStart"/>
      <w:r>
        <w:rPr>
          <w:rFonts w:ascii="Times New Roman" w:hAnsi="Times New Roman" w:cs="Times New Roman"/>
          <w:sz w:val="24"/>
          <w:szCs w:val="24"/>
        </w:rPr>
        <w:t>was fascinated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the p</w:t>
      </w:r>
      <w:r w:rsidRPr="00833C4D">
        <w:rPr>
          <w:rFonts w:ascii="Times New Roman" w:hAnsi="Times New Roman" w:cs="Times New Roman"/>
          <w:sz w:val="24"/>
          <w:szCs w:val="24"/>
        </w:rPr>
        <w:t>henomenon</w:t>
      </w:r>
      <w:r>
        <w:rPr>
          <w:rFonts w:ascii="Times New Roman" w:hAnsi="Times New Roman" w:cs="Times New Roman"/>
          <w:sz w:val="24"/>
          <w:szCs w:val="24"/>
        </w:rPr>
        <w:t xml:space="preserve"> of El Ni</w:t>
      </w:r>
      <w:r w:rsidR="00FA5C8E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 and La Ni</w:t>
      </w:r>
      <w:r w:rsidR="00FA5C8E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a</w:t>
      </w:r>
      <w:r w:rsidR="00FA5C8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was concerned about their impacts on human society. </w:t>
      </w:r>
      <w:r w:rsidR="00FA5C8E">
        <w:rPr>
          <w:rFonts w:ascii="Times New Roman" w:hAnsi="Times New Roman" w:cs="Times New Roman"/>
          <w:sz w:val="24"/>
          <w:szCs w:val="24"/>
        </w:rPr>
        <w:t xml:space="preserve">I </w:t>
      </w:r>
      <w:r w:rsidR="00730D7B">
        <w:rPr>
          <w:rFonts w:ascii="Times New Roman" w:hAnsi="Times New Roman" w:cs="Times New Roman"/>
          <w:sz w:val="24"/>
          <w:szCs w:val="24"/>
        </w:rPr>
        <w:t>was</w:t>
      </w:r>
      <w:r w:rsidR="00FA5C8E">
        <w:rPr>
          <w:rFonts w:ascii="Times New Roman" w:hAnsi="Times New Roman" w:cs="Times New Roman"/>
          <w:sz w:val="24"/>
          <w:szCs w:val="24"/>
        </w:rPr>
        <w:t xml:space="preserve"> truly drawn to these topics</w:t>
      </w:r>
      <w:r w:rsidR="00730D7B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at the end of my second </w:t>
      </w:r>
      <w:proofErr w:type="gramStart"/>
      <w:r>
        <w:rPr>
          <w:rFonts w:ascii="Times New Roman" w:hAnsi="Times New Roman" w:cs="Times New Roman"/>
          <w:sz w:val="24"/>
          <w:szCs w:val="24"/>
        </w:rPr>
        <w:t>year,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 chose atmospheric science as my major.</w:t>
      </w:r>
    </w:p>
    <w:p w14:paraId="1E8F927D" w14:textId="77777777" w:rsidR="00FA5C8E" w:rsidRDefault="00FA5C8E" w:rsidP="006E5127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B1C4D3C" w14:textId="08DBCD4F" w:rsidR="00FD2B67" w:rsidRDefault="00241CBE" w:rsidP="006E5127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my </w:t>
      </w:r>
      <w:proofErr w:type="gramStart"/>
      <w:r>
        <w:rPr>
          <w:rFonts w:ascii="Times New Roman" w:hAnsi="Times New Roman" w:cs="Times New Roman"/>
          <w:sz w:val="24"/>
          <w:szCs w:val="24"/>
        </w:rPr>
        <w:t>studies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11B1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undertook two related atmospheric science research projects</w:t>
      </w:r>
      <w:r w:rsidR="000011B1">
        <w:rPr>
          <w:rFonts w:ascii="Times New Roman" w:hAnsi="Times New Roman" w:cs="Times New Roman"/>
          <w:sz w:val="24"/>
          <w:szCs w:val="24"/>
        </w:rPr>
        <w:t xml:space="preserve">. </w:t>
      </w:r>
      <w:r w:rsidR="000011B1">
        <w:rPr>
          <w:rFonts w:ascii="Times New Roman" w:hAnsi="Times New Roman" w:cs="Times New Roman" w:hint="eastAsia"/>
          <w:sz w:val="24"/>
          <w:szCs w:val="24"/>
        </w:rPr>
        <w:t>T</w:t>
      </w:r>
      <w:r w:rsidR="000011B1">
        <w:rPr>
          <w:rFonts w:ascii="Times New Roman" w:hAnsi="Times New Roman" w:cs="Times New Roman"/>
          <w:sz w:val="24"/>
          <w:szCs w:val="24"/>
        </w:rPr>
        <w:t xml:space="preserve">he first one </w:t>
      </w:r>
      <w:r>
        <w:rPr>
          <w:rFonts w:ascii="Times New Roman" w:hAnsi="Times New Roman" w:cs="Times New Roman"/>
          <w:sz w:val="24"/>
          <w:szCs w:val="24"/>
        </w:rPr>
        <w:t>focused on</w:t>
      </w:r>
      <w:r w:rsidR="000011B1">
        <w:rPr>
          <w:rFonts w:ascii="Times New Roman" w:hAnsi="Times New Roman" w:cs="Times New Roman" w:hint="eastAsia"/>
          <w:sz w:val="24"/>
          <w:szCs w:val="24"/>
        </w:rPr>
        <w:t xml:space="preserve"> investigat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0011B1">
        <w:rPr>
          <w:rFonts w:ascii="Times New Roman" w:hAnsi="Times New Roman" w:cs="Times New Roman"/>
          <w:sz w:val="24"/>
          <w:szCs w:val="24"/>
        </w:rPr>
        <w:t xml:space="preserve"> the historical lower tropospheric ozone trends in northern mid-latitudes using GEOS-Chem. </w:t>
      </w:r>
      <w:r w:rsidR="00FD2B67">
        <w:rPr>
          <w:rFonts w:ascii="Times New Roman" w:hAnsi="Times New Roman" w:cs="Times New Roman"/>
          <w:sz w:val="24"/>
          <w:szCs w:val="24"/>
        </w:rPr>
        <w:t>T</w:t>
      </w:r>
      <w:r w:rsidR="000011B1">
        <w:rPr>
          <w:rFonts w:ascii="Times New Roman" w:hAnsi="Times New Roman" w:cs="Times New Roman"/>
          <w:sz w:val="24"/>
          <w:szCs w:val="24"/>
        </w:rPr>
        <w:t xml:space="preserve">he </w:t>
      </w:r>
      <w:del w:id="1" w:author="Packard Chan" w:date="2017-01-06T23:41:00Z">
        <w:r w:rsidR="000011B1" w:rsidDel="00235383">
          <w:rPr>
            <w:rFonts w:ascii="Times New Roman" w:hAnsi="Times New Roman" w:cs="Times New Roman"/>
            <w:sz w:val="24"/>
            <w:szCs w:val="24"/>
          </w:rPr>
          <w:delText xml:space="preserve">historical </w:delText>
        </w:r>
      </w:del>
      <w:r w:rsidR="000011B1">
        <w:rPr>
          <w:rFonts w:ascii="Times New Roman" w:hAnsi="Times New Roman" w:cs="Times New Roman"/>
          <w:sz w:val="24"/>
          <w:szCs w:val="24"/>
        </w:rPr>
        <w:t xml:space="preserve">lower tropospheric ozone </w:t>
      </w:r>
      <w:del w:id="2" w:author="Packard Chan" w:date="2017-01-06T23:41:00Z">
        <w:r w:rsidR="000011B1" w:rsidDel="00235383">
          <w:rPr>
            <w:rFonts w:ascii="Times New Roman" w:hAnsi="Times New Roman" w:cs="Times New Roman"/>
            <w:sz w:val="24"/>
            <w:szCs w:val="24"/>
          </w:rPr>
          <w:delText xml:space="preserve">trend </w:delText>
        </w:r>
      </w:del>
      <w:r w:rsidR="000011B1">
        <w:rPr>
          <w:rFonts w:ascii="Times New Roman" w:hAnsi="Times New Roman" w:cs="Times New Roman"/>
          <w:sz w:val="24"/>
          <w:szCs w:val="24"/>
        </w:rPr>
        <w:t>is one of the</w:t>
      </w:r>
      <w:r>
        <w:rPr>
          <w:rFonts w:ascii="Times New Roman" w:hAnsi="Times New Roman" w:cs="Times New Roman"/>
          <w:sz w:val="24"/>
          <w:szCs w:val="24"/>
        </w:rPr>
        <w:t xml:space="preserve"> most</w:t>
      </w:r>
      <w:r w:rsidR="000011B1">
        <w:rPr>
          <w:rFonts w:ascii="Times New Roman" w:hAnsi="Times New Roman" w:cs="Times New Roman"/>
          <w:sz w:val="24"/>
          <w:szCs w:val="24"/>
        </w:rPr>
        <w:t xml:space="preserve"> </w:t>
      </w:r>
      <w:r w:rsidR="000011B1">
        <w:rPr>
          <w:rFonts w:ascii="Times New Roman" w:hAnsi="Times New Roman" w:cs="Times New Roman" w:hint="eastAsia"/>
          <w:sz w:val="24"/>
          <w:szCs w:val="24"/>
        </w:rPr>
        <w:t>important components</w:t>
      </w:r>
      <w:r w:rsidR="000011B1">
        <w:rPr>
          <w:rFonts w:ascii="Times New Roman" w:hAnsi="Times New Roman" w:cs="Times New Roman"/>
          <w:sz w:val="24"/>
          <w:szCs w:val="24"/>
        </w:rPr>
        <w:t xml:space="preserve"> of climate change. </w:t>
      </w:r>
      <w:proofErr w:type="gramStart"/>
      <w:r w:rsidR="00FD2B67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FD2B67">
        <w:rPr>
          <w:rFonts w:ascii="Times New Roman" w:hAnsi="Times New Roman" w:cs="Times New Roman"/>
          <w:sz w:val="24"/>
          <w:szCs w:val="24"/>
        </w:rPr>
        <w:t xml:space="preserve"> </w:t>
      </w:r>
      <w:del w:id="3" w:author="Packard Chan" w:date="2017-01-06T23:42:00Z">
        <w:r w:rsidR="00FD2B67" w:rsidDel="00235383">
          <w:rPr>
            <w:rFonts w:ascii="Times New Roman" w:hAnsi="Times New Roman" w:cs="Times New Roman"/>
            <w:sz w:val="24"/>
            <w:szCs w:val="24"/>
          </w:rPr>
          <w:delText xml:space="preserve">There </w:delText>
        </w:r>
      </w:del>
      <w:ins w:id="4" w:author="Packard Chan" w:date="2017-01-06T23:42:00Z">
        <w:r w:rsidR="00235383">
          <w:rPr>
            <w:rFonts w:ascii="Times New Roman" w:hAnsi="Times New Roman" w:cs="Times New Roman" w:hint="eastAsia"/>
            <w:sz w:val="24"/>
            <w:szCs w:val="24"/>
          </w:rPr>
          <w:t>t</w:t>
        </w:r>
        <w:r w:rsidR="00235383">
          <w:rPr>
            <w:rFonts w:ascii="Times New Roman" w:hAnsi="Times New Roman" w:cs="Times New Roman"/>
            <w:sz w:val="24"/>
            <w:szCs w:val="24"/>
          </w:rPr>
          <w:t xml:space="preserve">here </w:t>
        </w:r>
      </w:ins>
      <w:r w:rsidR="00FD2B67">
        <w:rPr>
          <w:rFonts w:ascii="Times New Roman" w:hAnsi="Times New Roman" w:cs="Times New Roman" w:hint="eastAsia"/>
          <w:sz w:val="24"/>
          <w:szCs w:val="24"/>
        </w:rPr>
        <w:t>has been</w:t>
      </w:r>
      <w:r w:rsidR="00FD2B67">
        <w:rPr>
          <w:rFonts w:ascii="Times New Roman" w:hAnsi="Times New Roman" w:cs="Times New Roman"/>
          <w:sz w:val="24"/>
          <w:szCs w:val="24"/>
        </w:rPr>
        <w:t xml:space="preserve"> a large bias</w:t>
      </w:r>
      <w:r w:rsidR="00FD2B67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FD2B67">
        <w:rPr>
          <w:rFonts w:ascii="Times New Roman" w:hAnsi="Times New Roman" w:cs="Times New Roman"/>
          <w:sz w:val="24"/>
          <w:szCs w:val="24"/>
        </w:rPr>
        <w:t>in both instantaneous values and trends</w:t>
      </w:r>
      <w:r w:rsidR="00FD2B67">
        <w:rPr>
          <w:rFonts w:ascii="Times New Roman" w:hAnsi="Times New Roman" w:cs="Times New Roman" w:hint="eastAsia"/>
          <w:sz w:val="24"/>
          <w:szCs w:val="24"/>
        </w:rPr>
        <w:t>,</w:t>
      </w:r>
      <w:r w:rsidR="00FD2B67">
        <w:rPr>
          <w:rFonts w:ascii="Times New Roman" w:hAnsi="Times New Roman" w:cs="Times New Roman"/>
          <w:sz w:val="24"/>
          <w:szCs w:val="24"/>
        </w:rPr>
        <w:t xml:space="preserve"> between ozone simulations and observations. </w:t>
      </w:r>
      <w:r w:rsidR="000011B1">
        <w:rPr>
          <w:rFonts w:ascii="Times New Roman" w:hAnsi="Times New Roman" w:cs="Times New Roman"/>
          <w:sz w:val="24"/>
          <w:szCs w:val="24"/>
        </w:rPr>
        <w:t xml:space="preserve">One of my major </w:t>
      </w:r>
      <w:r>
        <w:rPr>
          <w:rFonts w:ascii="Times New Roman" w:hAnsi="Times New Roman" w:cs="Times New Roman"/>
          <w:sz w:val="24"/>
          <w:szCs w:val="24"/>
        </w:rPr>
        <w:t>jobs during this project</w:t>
      </w:r>
      <w:r w:rsidR="000011B1">
        <w:rPr>
          <w:rFonts w:ascii="Times New Roman" w:hAnsi="Times New Roman" w:cs="Times New Roman"/>
          <w:sz w:val="24"/>
          <w:szCs w:val="24"/>
        </w:rPr>
        <w:t xml:space="preserve"> was </w:t>
      </w:r>
      <w:r w:rsidR="000011B1">
        <w:rPr>
          <w:rFonts w:ascii="Times New Roman" w:hAnsi="Times New Roman" w:cs="Times New Roman" w:hint="eastAsia"/>
          <w:sz w:val="24"/>
          <w:szCs w:val="24"/>
        </w:rPr>
        <w:t>to adapt</w:t>
      </w:r>
      <w:r w:rsidR="000011B1">
        <w:rPr>
          <w:rFonts w:ascii="Times New Roman" w:hAnsi="Times New Roman" w:cs="Times New Roman"/>
          <w:sz w:val="24"/>
          <w:szCs w:val="24"/>
        </w:rPr>
        <w:t xml:space="preserve"> the two-way coupled model from v9-01 to v10-01. I was thrilled when my two-way model finally started to run, even though t</w:t>
      </w:r>
      <w:r w:rsidR="000011B1" w:rsidRPr="00833C4D">
        <w:rPr>
          <w:rFonts w:ascii="Times New Roman" w:hAnsi="Times New Roman" w:cs="Times New Roman"/>
          <w:sz w:val="24"/>
          <w:szCs w:val="24"/>
        </w:rPr>
        <w:t xml:space="preserve">here </w:t>
      </w:r>
      <w:r w:rsidR="000011B1">
        <w:rPr>
          <w:rFonts w:ascii="Times New Roman" w:hAnsi="Times New Roman" w:cs="Times New Roman"/>
          <w:sz w:val="24"/>
          <w:szCs w:val="24"/>
        </w:rPr>
        <w:t>we</w:t>
      </w:r>
      <w:r w:rsidR="000011B1" w:rsidRPr="00833C4D">
        <w:rPr>
          <w:rFonts w:ascii="Times New Roman" w:hAnsi="Times New Roman" w:cs="Times New Roman"/>
          <w:sz w:val="24"/>
          <w:szCs w:val="24"/>
        </w:rPr>
        <w:t xml:space="preserve">re still </w:t>
      </w:r>
      <w:r>
        <w:rPr>
          <w:rFonts w:ascii="Times New Roman" w:hAnsi="Times New Roman" w:cs="Times New Roman"/>
          <w:sz w:val="24"/>
          <w:szCs w:val="24"/>
        </w:rPr>
        <w:t>various</w:t>
      </w:r>
      <w:r w:rsidR="000011B1" w:rsidRPr="00833C4D">
        <w:rPr>
          <w:rFonts w:ascii="Times New Roman" w:hAnsi="Times New Roman" w:cs="Times New Roman"/>
          <w:sz w:val="24"/>
          <w:szCs w:val="24"/>
        </w:rPr>
        <w:t xml:space="preserve"> bugs to be solved, I enjoy</w:t>
      </w:r>
      <w:r w:rsidR="000011B1">
        <w:rPr>
          <w:rFonts w:ascii="Times New Roman" w:hAnsi="Times New Roman" w:cs="Times New Roman"/>
          <w:sz w:val="24"/>
          <w:szCs w:val="24"/>
        </w:rPr>
        <w:t>ed</w:t>
      </w:r>
      <w:r w:rsidR="000011B1" w:rsidRPr="00833C4D">
        <w:rPr>
          <w:rFonts w:ascii="Times New Roman" w:hAnsi="Times New Roman" w:cs="Times New Roman"/>
          <w:sz w:val="24"/>
          <w:szCs w:val="24"/>
        </w:rPr>
        <w:t xml:space="preserve"> the process of solving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011B1" w:rsidRPr="00833C4D">
        <w:rPr>
          <w:rFonts w:ascii="Times New Roman" w:hAnsi="Times New Roman" w:cs="Times New Roman"/>
          <w:sz w:val="24"/>
          <w:szCs w:val="24"/>
        </w:rPr>
        <w:t>bugs one by one.</w:t>
      </w:r>
      <w:r w:rsidR="000011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01F210" w14:textId="77777777" w:rsidR="00FD2B67" w:rsidRDefault="00FD2B67" w:rsidP="006E5127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0A1990A7" w14:textId="57CBBC41" w:rsidR="000011B1" w:rsidRDefault="000011B1" w:rsidP="006E5127">
      <w:pPr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a series of tests and comparisons, our results show</w:t>
      </w:r>
      <w:r w:rsidR="00241CBE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241CBE">
        <w:rPr>
          <w:rFonts w:ascii="Times New Roman" w:hAnsi="Times New Roman" w:cs="Times New Roman"/>
          <w:sz w:val="24"/>
          <w:szCs w:val="24"/>
        </w:rPr>
        <w:t xml:space="preserve"> </w:t>
      </w:r>
      <w:r w:rsidR="000428BF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two-way coupled model, which has higher resolution in China, America and Europe</w:t>
      </w:r>
      <w:r w:rsidR="00241CB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can resolve the interaction between global and regional scales, </w:t>
      </w:r>
      <w:proofErr w:type="gramStart"/>
      <w:r>
        <w:rPr>
          <w:rFonts w:ascii="Times New Roman" w:hAnsi="Times New Roman" w:cs="Times New Roman"/>
          <w:sz w:val="24"/>
          <w:szCs w:val="24"/>
        </w:rPr>
        <w:t>can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better simulate the historical lower tropospheric ozone trends because </w:t>
      </w:r>
      <w:r w:rsidRPr="00833C4D">
        <w:rPr>
          <w:rFonts w:ascii="Times New Roman" w:hAnsi="Times New Roman" w:cs="Times New Roman"/>
          <w:sz w:val="24"/>
          <w:szCs w:val="24"/>
        </w:rPr>
        <w:t>artificial mixing of ozone precursors in</w:t>
      </w:r>
      <w:r w:rsidR="00241CBE">
        <w:rPr>
          <w:rFonts w:ascii="Times New Roman" w:hAnsi="Times New Roman" w:cs="Times New Roman"/>
          <w:sz w:val="24"/>
          <w:szCs w:val="24"/>
        </w:rPr>
        <w:t xml:space="preserve"> this</w:t>
      </w:r>
      <w:r w:rsidRPr="00833C4D">
        <w:rPr>
          <w:rFonts w:ascii="Times New Roman" w:hAnsi="Times New Roman" w:cs="Times New Roman"/>
          <w:sz w:val="24"/>
          <w:szCs w:val="24"/>
        </w:rPr>
        <w:t xml:space="preserve"> two-way model is smaller</w:t>
      </w:r>
      <w:r>
        <w:rPr>
          <w:rFonts w:ascii="Times New Roman" w:hAnsi="Times New Roman" w:cs="Times New Roman"/>
          <w:sz w:val="24"/>
          <w:szCs w:val="24"/>
        </w:rPr>
        <w:t xml:space="preserve">. I </w:t>
      </w:r>
      <w:r w:rsidR="00241CBE">
        <w:rPr>
          <w:rFonts w:ascii="Times New Roman" w:hAnsi="Times New Roman" w:cs="Times New Roman"/>
          <w:sz w:val="24"/>
          <w:szCs w:val="24"/>
        </w:rPr>
        <w:t>subsequently presented a report to</w:t>
      </w:r>
      <w:r>
        <w:rPr>
          <w:rFonts w:ascii="Times New Roman" w:hAnsi="Times New Roman" w:cs="Times New Roman"/>
          <w:sz w:val="24"/>
          <w:szCs w:val="24"/>
        </w:rPr>
        <w:t xml:space="preserve"> my group </w:t>
      </w:r>
      <w:r w:rsidR="007B66DD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my findings. </w:t>
      </w:r>
      <w:r>
        <w:rPr>
          <w:rFonts w:ascii="Times New Roman" w:hAnsi="Times New Roman" w:cs="Times New Roman" w:hint="eastAsia"/>
          <w:sz w:val="24"/>
          <w:szCs w:val="24"/>
        </w:rPr>
        <w:t>Th</w:t>
      </w:r>
      <w:r w:rsidR="007B66DD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report received </w:t>
      </w:r>
      <w:r w:rsidR="007B66DD">
        <w:rPr>
          <w:rFonts w:ascii="Times New Roman" w:hAnsi="Times New Roman" w:cs="Times New Roman"/>
          <w:sz w:val="24"/>
          <w:szCs w:val="24"/>
        </w:rPr>
        <w:t xml:space="preserve">positive </w:t>
      </w:r>
      <w:r>
        <w:rPr>
          <w:rFonts w:ascii="Times New Roman" w:hAnsi="Times New Roman" w:cs="Times New Roman"/>
          <w:sz w:val="24"/>
          <w:szCs w:val="24"/>
        </w:rPr>
        <w:t xml:space="preserve">comments from my research peers and I received the Wei-Ming Young </w:t>
      </w:r>
      <w:r>
        <w:rPr>
          <w:rFonts w:ascii="Times New Roman" w:hAnsi="Times New Roman" w:cs="Times New Roman" w:hint="eastAsia"/>
          <w:sz w:val="24"/>
          <w:szCs w:val="24"/>
        </w:rPr>
        <w:t>Physicist</w:t>
      </w:r>
      <w:r>
        <w:rPr>
          <w:rFonts w:ascii="Times New Roman" w:hAnsi="Times New Roman" w:cs="Times New Roman"/>
          <w:sz w:val="24"/>
          <w:szCs w:val="24"/>
        </w:rPr>
        <w:t xml:space="preserve">s Award for this </w:t>
      </w:r>
      <w:r>
        <w:rPr>
          <w:rFonts w:ascii="Times New Roman" w:hAnsi="Times New Roman" w:cs="Times New Roman" w:hint="eastAsia"/>
          <w:sz w:val="24"/>
          <w:szCs w:val="24"/>
        </w:rPr>
        <w:t>study</w:t>
      </w:r>
      <w:r>
        <w:rPr>
          <w:rFonts w:ascii="Times New Roman" w:hAnsi="Times New Roman" w:cs="Times New Roman"/>
          <w:sz w:val="24"/>
          <w:szCs w:val="24"/>
        </w:rPr>
        <w:t>. Throughout this research</w:t>
      </w:r>
      <w:r w:rsidR="00241CBE">
        <w:rPr>
          <w:rFonts w:ascii="Times New Roman" w:hAnsi="Times New Roman" w:cs="Times New Roman"/>
          <w:sz w:val="24"/>
          <w:szCs w:val="24"/>
        </w:rPr>
        <w:t xml:space="preserve"> project</w:t>
      </w:r>
      <w:r>
        <w:rPr>
          <w:rFonts w:ascii="Times New Roman" w:hAnsi="Times New Roman" w:cs="Times New Roman"/>
          <w:sz w:val="24"/>
          <w:szCs w:val="24"/>
        </w:rPr>
        <w:t>, I acquired valuable model simulation and data analysis</w:t>
      </w:r>
      <w:r w:rsidR="00241CBE">
        <w:rPr>
          <w:rFonts w:ascii="Times New Roman" w:hAnsi="Times New Roman" w:cs="Times New Roman"/>
          <w:sz w:val="24"/>
          <w:szCs w:val="24"/>
        </w:rPr>
        <w:t xml:space="preserve"> skills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41CBE">
        <w:rPr>
          <w:rFonts w:ascii="Times New Roman" w:hAnsi="Times New Roman" w:cs="Times New Roman"/>
          <w:sz w:val="24"/>
          <w:szCs w:val="24"/>
        </w:rPr>
        <w:t>Moreover,</w:t>
      </w:r>
      <w:r>
        <w:rPr>
          <w:rFonts w:ascii="Times New Roman" w:hAnsi="Times New Roman" w:cs="Times New Roman"/>
          <w:sz w:val="24"/>
          <w:szCs w:val="24"/>
        </w:rPr>
        <w:t xml:space="preserve"> I </w:t>
      </w:r>
      <w:proofErr w:type="gramStart"/>
      <w:r>
        <w:rPr>
          <w:rFonts w:ascii="Times New Roman" w:hAnsi="Times New Roman" w:cs="Times New Roman"/>
          <w:sz w:val="24"/>
          <w:szCs w:val="24"/>
        </w:rPr>
        <w:t>was excited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the complexity and uncertainty of</w:t>
      </w:r>
      <w:r w:rsidR="007B66DD">
        <w:rPr>
          <w:rFonts w:ascii="Times New Roman" w:hAnsi="Times New Roman" w:cs="Times New Roman"/>
          <w:sz w:val="24"/>
          <w:szCs w:val="24"/>
        </w:rPr>
        <w:t xml:space="preserve"> climate system, which grew my eagerness</w:t>
      </w:r>
      <w:r>
        <w:rPr>
          <w:rFonts w:ascii="Times New Roman" w:hAnsi="Times New Roman" w:cs="Times New Roman"/>
          <w:sz w:val="24"/>
          <w:szCs w:val="24"/>
        </w:rPr>
        <w:t xml:space="preserve"> to explore climate change</w:t>
      </w:r>
      <w:r w:rsidR="00241CBE">
        <w:rPr>
          <w:rFonts w:ascii="Times New Roman" w:hAnsi="Times New Roman" w:cs="Times New Roman"/>
          <w:sz w:val="24"/>
          <w:szCs w:val="24"/>
        </w:rPr>
        <w:t xml:space="preserve"> further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E93A51" w14:textId="77777777" w:rsidR="00730D7B" w:rsidRDefault="00730D7B" w:rsidP="006E5127">
      <w:pPr>
        <w:widowControl/>
        <w:rPr>
          <w:rFonts w:ascii="Times New Roman" w:hAnsi="Times New Roman" w:cs="Times New Roman"/>
          <w:sz w:val="24"/>
          <w:szCs w:val="24"/>
        </w:rPr>
      </w:pPr>
    </w:p>
    <w:p w14:paraId="228AE364" w14:textId="7AC821D7" w:rsidR="007B66DD" w:rsidRPr="00237424" w:rsidRDefault="000011B1" w:rsidP="007B66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Clouds are another great challenge in understanding climate change. Attracted by this problem, this </w:t>
      </w:r>
      <w:r w:rsidR="00241CBE">
        <w:rPr>
          <w:rFonts w:ascii="Times New Roman" w:hAnsi="Times New Roman" w:cs="Times New Roman"/>
          <w:sz w:val="24"/>
          <w:szCs w:val="24"/>
        </w:rPr>
        <w:t xml:space="preserve">past </w:t>
      </w:r>
      <w:r>
        <w:rPr>
          <w:rFonts w:ascii="Times New Roman" w:hAnsi="Times New Roman" w:cs="Times New Roman"/>
          <w:sz w:val="24"/>
          <w:szCs w:val="24"/>
        </w:rPr>
        <w:t xml:space="preserve">summer I </w:t>
      </w:r>
      <w:r w:rsidR="00241CBE">
        <w:rPr>
          <w:rFonts w:ascii="Times New Roman" w:hAnsi="Times New Roman" w:cs="Times New Roman"/>
          <w:sz w:val="24"/>
          <w:szCs w:val="24"/>
        </w:rPr>
        <w:t>visited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44F7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rofessor Zhiming Kuang’s lab </w:t>
      </w:r>
      <w:r w:rsidR="00241CBE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Harvard</w:t>
      </w:r>
      <w:r w:rsidR="00241CBE">
        <w:rPr>
          <w:rFonts w:ascii="Times New Roman" w:hAnsi="Times New Roman" w:cs="Times New Roman"/>
          <w:sz w:val="24"/>
          <w:szCs w:val="24"/>
        </w:rPr>
        <w:t>,</w:t>
      </w:r>
      <w:r w:rsidR="003F03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conducting research on “how characteristics of convection change in the transition </w:t>
      </w:r>
      <w:r w:rsidR="007B66DD">
        <w:rPr>
          <w:rFonts w:ascii="Times New Roman" w:hAnsi="Times New Roman" w:cs="Times New Roman"/>
          <w:sz w:val="24"/>
          <w:szCs w:val="24"/>
        </w:rPr>
        <w:lastRenderedPageBreak/>
        <w:t xml:space="preserve">from shallow to deep convection </w:t>
      </w:r>
      <w:r>
        <w:rPr>
          <w:rFonts w:ascii="Times New Roman" w:hAnsi="Times New Roman" w:cs="Times New Roman"/>
          <w:sz w:val="24"/>
          <w:szCs w:val="24"/>
        </w:rPr>
        <w:t>using Lagrangian particle tracking</w:t>
      </w:r>
      <w:proofErr w:type="gramStart"/>
      <w:r>
        <w:rPr>
          <w:rFonts w:ascii="Times New Roman" w:hAnsi="Times New Roman" w:cs="Times New Roman"/>
          <w:sz w:val="24"/>
          <w:szCs w:val="24"/>
        </w:rPr>
        <w:t>”.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My training in physics helped me establish </w:t>
      </w:r>
      <w:r w:rsidR="00241CBE">
        <w:rPr>
          <w:rFonts w:ascii="Times New Roman" w:hAnsi="Times New Roman" w:cs="Times New Roman"/>
          <w:sz w:val="24"/>
          <w:szCs w:val="24"/>
        </w:rPr>
        <w:t>a good</w:t>
      </w:r>
      <w:r>
        <w:rPr>
          <w:rFonts w:ascii="Times New Roman" w:hAnsi="Times New Roman" w:cs="Times New Roman"/>
          <w:sz w:val="24"/>
          <w:szCs w:val="24"/>
        </w:rPr>
        <w:t xml:space="preserve"> understanding of convection. </w:t>
      </w:r>
      <w:r w:rsidR="00126C1A">
        <w:rPr>
          <w:rFonts w:ascii="Times New Roman" w:hAnsi="Times New Roman" w:cs="Times New Roman"/>
          <w:sz w:val="24"/>
          <w:szCs w:val="24"/>
        </w:rPr>
        <w:t>The Lagrangian particle tracking gave me a vivid picture of</w:t>
      </w:r>
      <w:r w:rsidR="00241CBE">
        <w:rPr>
          <w:rFonts w:ascii="Times New Roman" w:hAnsi="Times New Roman" w:cs="Times New Roman"/>
          <w:sz w:val="24"/>
          <w:szCs w:val="24"/>
        </w:rPr>
        <w:t xml:space="preserve"> the</w:t>
      </w:r>
      <w:r w:rsidR="00126C1A">
        <w:rPr>
          <w:rFonts w:ascii="Times New Roman" w:hAnsi="Times New Roman" w:cs="Times New Roman"/>
          <w:sz w:val="24"/>
          <w:szCs w:val="24"/>
        </w:rPr>
        <w:t xml:space="preserve"> entrainment process. </w:t>
      </w:r>
      <w:r>
        <w:rPr>
          <w:rFonts w:ascii="Times New Roman" w:hAnsi="Times New Roman" w:cs="Times New Roman"/>
          <w:sz w:val="24"/>
          <w:szCs w:val="24"/>
        </w:rPr>
        <w:t>In</w:t>
      </w:r>
      <w:r w:rsidR="00730D7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5"/>
      <w:proofErr w:type="gramStart"/>
      <w:r w:rsidR="00730D7B">
        <w:rPr>
          <w:rFonts w:ascii="Times New Roman" w:hAnsi="Times New Roman" w:cs="Times New Roman"/>
          <w:sz w:val="24"/>
          <w:szCs w:val="24"/>
        </w:rPr>
        <w:t>under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End w:id="5"/>
      <w:r w:rsidR="00235383">
        <w:rPr>
          <w:rStyle w:val="a5"/>
        </w:rPr>
        <w:commentReference w:id="5"/>
      </w:r>
      <w:r>
        <w:rPr>
          <w:rFonts w:ascii="Times New Roman" w:hAnsi="Times New Roman" w:cs="Times New Roman"/>
          <w:sz w:val="24"/>
          <w:szCs w:val="24"/>
        </w:rPr>
        <w:t xml:space="preserve">three months, we </w:t>
      </w:r>
      <w:r w:rsidR="007B66DD">
        <w:rPr>
          <w:rFonts w:ascii="Times New Roman" w:hAnsi="Times New Roman" w:cs="Times New Roman"/>
          <w:sz w:val="24"/>
          <w:szCs w:val="24"/>
        </w:rPr>
        <w:t>looked at</w:t>
      </w:r>
      <w:r>
        <w:rPr>
          <w:rFonts w:ascii="Times New Roman" w:hAnsi="Times New Roman" w:cs="Times New Roman"/>
          <w:sz w:val="24"/>
          <w:szCs w:val="24"/>
        </w:rPr>
        <w:t xml:space="preserve"> the entrained air properties and used</w:t>
      </w:r>
      <w:r w:rsidR="00241CBE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stable pdf method to probe the initial state </w:t>
      </w:r>
      <w:r w:rsidR="00730D7B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particles </w:t>
      </w:r>
      <w:r w:rsidR="00730D7B">
        <w:rPr>
          <w:rFonts w:ascii="Times New Roman" w:hAnsi="Times New Roman" w:cs="Times New Roman"/>
          <w:sz w:val="24"/>
          <w:szCs w:val="24"/>
        </w:rPr>
        <w:t>before they became entrained</w:t>
      </w:r>
      <w:r>
        <w:rPr>
          <w:rFonts w:ascii="Times New Roman" w:hAnsi="Times New Roman" w:cs="Times New Roman"/>
          <w:sz w:val="24"/>
          <w:szCs w:val="24"/>
        </w:rPr>
        <w:t xml:space="preserve">. In shallow convection, we found </w:t>
      </w:r>
      <w:r w:rsidR="00241CBE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even at </w:t>
      </w:r>
      <w:r w:rsidR="007B66D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state when entrained air was not </w:t>
      </w:r>
      <w:r w:rsidRPr="00D03C2E">
        <w:rPr>
          <w:rFonts w:ascii="Times New Roman" w:hAnsi="Times New Roman" w:cs="Times New Roman"/>
          <w:sz w:val="24"/>
          <w:szCs w:val="24"/>
        </w:rPr>
        <w:t>directly disturbed by cloud</w:t>
      </w:r>
      <w:r>
        <w:rPr>
          <w:rFonts w:ascii="Times New Roman" w:hAnsi="Times New Roman" w:cs="Times New Roman"/>
          <w:sz w:val="24"/>
          <w:szCs w:val="24"/>
        </w:rPr>
        <w:t>, it was moister than the average air, which was non-trivial. We proposed some assumptions, preformed experiments and finally found</w:t>
      </w:r>
      <w:r w:rsidR="00241CBE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it resulted from a selecti</w:t>
      </w:r>
      <w:r w:rsidR="003F03A9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>bias</w:t>
      </w:r>
      <w:r w:rsidR="003F03A9">
        <w:rPr>
          <w:rFonts w:ascii="Times New Roman" w:hAnsi="Times New Roman" w:cs="Times New Roman"/>
          <w:sz w:val="24"/>
          <w:szCs w:val="24"/>
        </w:rPr>
        <w:t xml:space="preserve">: relatively dry </w:t>
      </w:r>
      <w:proofErr w:type="gramStart"/>
      <w:r w:rsidR="003F03A9">
        <w:rPr>
          <w:rFonts w:ascii="Times New Roman" w:hAnsi="Times New Roman" w:cs="Times New Roman"/>
          <w:sz w:val="24"/>
          <w:szCs w:val="24"/>
        </w:rPr>
        <w:t>air after mixing with clouds were</w:t>
      </w:r>
      <w:proofErr w:type="gramEnd"/>
      <w:r w:rsidR="003F03A9">
        <w:rPr>
          <w:rFonts w:ascii="Times New Roman" w:hAnsi="Times New Roman" w:cs="Times New Roman"/>
          <w:sz w:val="24"/>
          <w:szCs w:val="24"/>
        </w:rPr>
        <w:t xml:space="preserve"> not counted as entrained air</w:t>
      </w:r>
      <w:r>
        <w:rPr>
          <w:rFonts w:ascii="Times New Roman" w:hAnsi="Times New Roman" w:cs="Times New Roman"/>
          <w:sz w:val="24"/>
          <w:szCs w:val="24"/>
        </w:rPr>
        <w:t xml:space="preserve">. I am still working </w:t>
      </w:r>
      <w:r w:rsidR="004E6F35">
        <w:rPr>
          <w:rFonts w:ascii="Times New Roman" w:hAnsi="Times New Roman" w:cs="Times New Roman"/>
          <w:sz w:val="24"/>
          <w:szCs w:val="24"/>
        </w:rPr>
        <w:t xml:space="preserve">on this </w:t>
      </w:r>
      <w:r w:rsidR="00E53EAC">
        <w:rPr>
          <w:rFonts w:ascii="Times New Roman" w:hAnsi="Times New Roman" w:cs="Times New Roman"/>
          <w:sz w:val="24"/>
          <w:szCs w:val="24"/>
        </w:rPr>
        <w:t>project,</w:t>
      </w:r>
      <w:r>
        <w:rPr>
          <w:rFonts w:ascii="Times New Roman" w:hAnsi="Times New Roman" w:cs="Times New Roman"/>
          <w:sz w:val="24"/>
          <w:szCs w:val="24"/>
        </w:rPr>
        <w:t xml:space="preserve"> as it is </w:t>
      </w:r>
      <w:r w:rsidR="00241CBE">
        <w:rPr>
          <w:rFonts w:ascii="Times New Roman" w:hAnsi="Times New Roman" w:cs="Times New Roman"/>
          <w:sz w:val="24"/>
          <w:szCs w:val="24"/>
        </w:rPr>
        <w:t xml:space="preserve">currently </w:t>
      </w:r>
      <w:r>
        <w:rPr>
          <w:rFonts w:ascii="Times New Roman" w:hAnsi="Times New Roman" w:cs="Times New Roman"/>
          <w:sz w:val="24"/>
          <w:szCs w:val="24"/>
        </w:rPr>
        <w:t>my final year thesis</w:t>
      </w:r>
      <w:r w:rsidR="007B66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66DD" w:rsidRPr="00237424">
        <w:rPr>
          <w:rFonts w:ascii="Times New Roman" w:hAnsi="Times New Roman" w:cs="Times New Roman"/>
          <w:sz w:val="24"/>
          <w:szCs w:val="24"/>
        </w:rPr>
        <w:t xml:space="preserve">During this internship, I developed my communication skills when discussing my work with my research peers. Although a range of challenges arose during </w:t>
      </w:r>
      <w:del w:id="6" w:author="Packard Chan" w:date="2017-01-06T23:46:00Z">
        <w:r w:rsidR="007B66DD" w:rsidRPr="00237424" w:rsidDel="00235383">
          <w:rPr>
            <w:rFonts w:ascii="Times New Roman" w:hAnsi="Times New Roman" w:cs="Times New Roman"/>
            <w:sz w:val="24"/>
            <w:szCs w:val="24"/>
          </w:rPr>
          <w:delText>the research</w:delText>
        </w:r>
      </w:del>
      <w:ins w:id="7" w:author="Packard Chan" w:date="2017-01-06T23:46:00Z">
        <w:r w:rsidR="00235383">
          <w:rPr>
            <w:rFonts w:ascii="Times New Roman" w:hAnsi="Times New Roman" w:cs="Times New Roman" w:hint="eastAsia"/>
            <w:sz w:val="24"/>
            <w:szCs w:val="24"/>
          </w:rPr>
          <w:t>this</w:t>
        </w:r>
      </w:ins>
      <w:r w:rsidR="007B66DD" w:rsidRPr="00237424">
        <w:rPr>
          <w:rFonts w:ascii="Times New Roman" w:hAnsi="Times New Roman" w:cs="Times New Roman"/>
          <w:sz w:val="24"/>
          <w:szCs w:val="24"/>
        </w:rPr>
        <w:t xml:space="preserve"> process, we all coped with them in the end. The success of this summer internship made me committed to becoming a scientist in climate dynamics and understanding climate change from a dynamics perspective.</w:t>
      </w:r>
    </w:p>
    <w:p w14:paraId="0F260376" w14:textId="77777777" w:rsidR="00FA5C8E" w:rsidRDefault="00FA5C8E" w:rsidP="000011B1">
      <w:pPr>
        <w:rPr>
          <w:rFonts w:ascii="Times New Roman" w:hAnsi="Times New Roman" w:cs="Times New Roman"/>
          <w:sz w:val="24"/>
          <w:szCs w:val="24"/>
        </w:rPr>
      </w:pPr>
    </w:p>
    <w:p w14:paraId="27E693C6" w14:textId="14CE2EDD" w:rsidR="007B66DD" w:rsidRPr="00237424" w:rsidRDefault="000011B1" w:rsidP="007B66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Having</w:t>
      </w:r>
      <w:r w:rsidR="00241CBE">
        <w:rPr>
          <w:rFonts w:ascii="Times New Roman" w:hAnsi="Times New Roman" w:cs="Times New Roman"/>
          <w:sz w:val="24"/>
          <w:szCs w:val="24"/>
        </w:rPr>
        <w:t xml:space="preserve"> been</w:t>
      </w:r>
      <w:r>
        <w:rPr>
          <w:rFonts w:ascii="Times New Roman" w:hAnsi="Times New Roman" w:cs="Times New Roman"/>
          <w:sz w:val="24"/>
          <w:szCs w:val="24"/>
        </w:rPr>
        <w:t xml:space="preserve"> involved in two different research</w:t>
      </w:r>
      <w:r w:rsidR="00241CBE">
        <w:rPr>
          <w:rFonts w:ascii="Times New Roman" w:hAnsi="Times New Roman" w:cs="Times New Roman"/>
          <w:sz w:val="24"/>
          <w:szCs w:val="24"/>
        </w:rPr>
        <w:t xml:space="preserve"> projects</w:t>
      </w:r>
      <w:r>
        <w:rPr>
          <w:rFonts w:ascii="Times New Roman" w:hAnsi="Times New Roman" w:cs="Times New Roman"/>
          <w:sz w:val="24"/>
          <w:szCs w:val="24"/>
        </w:rPr>
        <w:t xml:space="preserve"> using numerical modelling, I developed a keen interest in using </w:t>
      </w:r>
      <w:commentRangeStart w:id="8"/>
      <w:r>
        <w:rPr>
          <w:rFonts w:ascii="Times New Roman" w:hAnsi="Times New Roman" w:cs="Times New Roman"/>
          <w:sz w:val="24"/>
          <w:szCs w:val="24"/>
        </w:rPr>
        <w:t xml:space="preserve">models </w:t>
      </w:r>
      <w:commentRangeEnd w:id="8"/>
      <w:r w:rsidR="00235383">
        <w:rPr>
          <w:rStyle w:val="a5"/>
        </w:rPr>
        <w:commentReference w:id="8"/>
      </w:r>
      <w:proofErr w:type="gramStart"/>
      <w:r>
        <w:rPr>
          <w:rFonts w:ascii="Times New Roman" w:hAnsi="Times New Roman" w:cs="Times New Roman"/>
          <w:sz w:val="24"/>
          <w:szCs w:val="24"/>
        </w:rPr>
        <w:t>to better understand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climate system. This area is full of challenges and I am thrilled to have the chance to </w:t>
      </w:r>
      <w:r w:rsidR="007B66DD">
        <w:rPr>
          <w:rFonts w:ascii="Times New Roman" w:hAnsi="Times New Roman" w:cs="Times New Roman"/>
          <w:sz w:val="24"/>
          <w:szCs w:val="24"/>
        </w:rPr>
        <w:t>overcome</w:t>
      </w:r>
      <w:r>
        <w:rPr>
          <w:rFonts w:ascii="Times New Roman" w:hAnsi="Times New Roman" w:cs="Times New Roman"/>
          <w:sz w:val="24"/>
          <w:szCs w:val="24"/>
        </w:rPr>
        <w:t xml:space="preserve"> them. </w:t>
      </w:r>
      <w:r w:rsidR="007B66DD" w:rsidRPr="00237424">
        <w:rPr>
          <w:rFonts w:ascii="Times New Roman" w:hAnsi="Times New Roman" w:cs="Times New Roman"/>
          <w:sz w:val="24"/>
          <w:szCs w:val="24"/>
        </w:rPr>
        <w:t>By attending ‘Co</w:t>
      </w:r>
      <w:r w:rsidR="00A81C93">
        <w:rPr>
          <w:rFonts w:ascii="Times New Roman" w:hAnsi="Times New Roman" w:cs="Times New Roman"/>
          <w:sz w:val="24"/>
          <w:szCs w:val="24"/>
        </w:rPr>
        <w:t>a</w:t>
      </w:r>
      <w:r w:rsidR="007B66DD" w:rsidRPr="00237424">
        <w:rPr>
          <w:rFonts w:ascii="Times New Roman" w:hAnsi="Times New Roman" w:cs="Times New Roman"/>
          <w:sz w:val="24"/>
          <w:szCs w:val="24"/>
        </w:rPr>
        <w:t xml:space="preserve">stal Oceanography’ this semester, I am learning about ocean dynamics and curious </w:t>
      </w:r>
      <w:r w:rsidR="004E6F35">
        <w:rPr>
          <w:rFonts w:ascii="Times New Roman" w:hAnsi="Times New Roman" w:cs="Times New Roman"/>
          <w:sz w:val="24"/>
          <w:szCs w:val="24"/>
        </w:rPr>
        <w:t xml:space="preserve">about </w:t>
      </w:r>
      <w:r w:rsidR="007B66DD" w:rsidRPr="00237424">
        <w:rPr>
          <w:rFonts w:ascii="Times New Roman" w:hAnsi="Times New Roman" w:cs="Times New Roman"/>
          <w:sz w:val="24"/>
          <w:szCs w:val="24"/>
        </w:rPr>
        <w:t>the ocean’s responses to climate change. I am fascinated and would be keen to focus my research on convection simulation, geophysical fluid dynamics, or physical oceanography</w:t>
      </w:r>
      <w:commentRangeStart w:id="9"/>
      <w:r w:rsidR="007B66DD" w:rsidRPr="00237424">
        <w:rPr>
          <w:rFonts w:ascii="Times New Roman" w:hAnsi="Times New Roman" w:cs="Times New Roman"/>
          <w:sz w:val="24"/>
          <w:szCs w:val="24"/>
        </w:rPr>
        <w:t>.</w:t>
      </w:r>
      <w:commentRangeEnd w:id="9"/>
      <w:r w:rsidR="00235383">
        <w:rPr>
          <w:rStyle w:val="a5"/>
        </w:rPr>
        <w:commentReference w:id="9"/>
      </w:r>
    </w:p>
    <w:p w14:paraId="405F8E06" w14:textId="3AE517F9" w:rsidR="00FA5C8E" w:rsidRDefault="00241CBE" w:rsidP="000011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D965CD" w14:textId="7CB111CC" w:rsidR="00DC27AC" w:rsidRPr="00FD3361" w:rsidRDefault="000011B1" w:rsidP="00DC2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a</w:t>
      </w:r>
      <w:r w:rsidR="00241CBE">
        <w:rPr>
          <w:rFonts w:ascii="Times New Roman" w:hAnsi="Times New Roman" w:cs="Times New Roman"/>
          <w:sz w:val="24"/>
          <w:szCs w:val="24"/>
        </w:rPr>
        <w:t>forementioned</w:t>
      </w:r>
      <w:r>
        <w:rPr>
          <w:rFonts w:ascii="Times New Roman" w:hAnsi="Times New Roman" w:cs="Times New Roman"/>
          <w:sz w:val="24"/>
          <w:szCs w:val="24"/>
        </w:rPr>
        <w:t xml:space="preserve"> reasons, </w:t>
      </w:r>
      <w:r w:rsidR="00C44F7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rofessor</w:t>
      </w:r>
      <w:r w:rsidR="0049553B">
        <w:rPr>
          <w:rFonts w:ascii="Times New Roman" w:hAnsi="Times New Roman" w:cs="Times New Roman"/>
          <w:sz w:val="24"/>
          <w:szCs w:val="24"/>
        </w:rPr>
        <w:t xml:space="preserve"> </w:t>
      </w:r>
      <w:r w:rsidR="002A161A">
        <w:rPr>
          <w:rFonts w:ascii="Times New Roman" w:hAnsi="Times New Roman" w:cs="Times New Roman"/>
          <w:sz w:val="24"/>
          <w:szCs w:val="24"/>
        </w:rPr>
        <w:t>Tiffany A. Shaw</w:t>
      </w:r>
      <w:r>
        <w:rPr>
          <w:rFonts w:ascii="Times New Roman" w:hAnsi="Times New Roman" w:cs="Times New Roman"/>
          <w:sz w:val="24"/>
          <w:szCs w:val="24"/>
        </w:rPr>
        <w:t xml:space="preserve">’s research </w:t>
      </w:r>
      <w:r w:rsidR="00241CBE">
        <w:rPr>
          <w:rFonts w:ascii="Times New Roman" w:hAnsi="Times New Roman" w:cs="Times New Roman"/>
          <w:sz w:val="24"/>
          <w:szCs w:val="24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161A">
        <w:rPr>
          <w:rFonts w:ascii="Times New Roman" w:hAnsi="Times New Roman" w:cs="Times New Roman"/>
          <w:sz w:val="24"/>
          <w:szCs w:val="24"/>
        </w:rPr>
        <w:t xml:space="preserve">the interaction between moisture transport and </w:t>
      </w:r>
      <w:proofErr w:type="gramStart"/>
      <w:r w:rsidR="002A161A">
        <w:rPr>
          <w:rFonts w:ascii="Times New Roman" w:hAnsi="Times New Roman" w:cs="Times New Roman"/>
          <w:sz w:val="24"/>
          <w:szCs w:val="24"/>
        </w:rPr>
        <w:t>large scale</w:t>
      </w:r>
      <w:proofErr w:type="gramEnd"/>
      <w:r w:rsidR="002A161A">
        <w:rPr>
          <w:rFonts w:ascii="Times New Roman" w:hAnsi="Times New Roman" w:cs="Times New Roman"/>
          <w:sz w:val="24"/>
          <w:szCs w:val="24"/>
        </w:rPr>
        <w:t xml:space="preserve"> circulation has been of particular interest</w:t>
      </w:r>
      <w:r>
        <w:rPr>
          <w:rFonts w:ascii="Times New Roman" w:hAnsi="Times New Roman" w:cs="Times New Roman"/>
          <w:sz w:val="24"/>
          <w:szCs w:val="24"/>
        </w:rPr>
        <w:t xml:space="preserve"> for me. </w:t>
      </w:r>
      <w:r w:rsidR="002A161A">
        <w:rPr>
          <w:rFonts w:ascii="Times New Roman" w:hAnsi="Times New Roman" w:cs="Times New Roman"/>
          <w:sz w:val="24"/>
          <w:szCs w:val="24"/>
        </w:rPr>
        <w:t>She</w:t>
      </w:r>
      <w:r w:rsidR="0054591B">
        <w:rPr>
          <w:rFonts w:ascii="Times New Roman" w:hAnsi="Times New Roman" w:cs="Times New Roman"/>
          <w:sz w:val="24"/>
          <w:szCs w:val="24"/>
        </w:rPr>
        <w:t xml:space="preserve"> use</w:t>
      </w:r>
      <w:r w:rsidR="002A161A">
        <w:rPr>
          <w:rFonts w:ascii="Times New Roman" w:hAnsi="Times New Roman" w:cs="Times New Roman"/>
          <w:sz w:val="24"/>
          <w:szCs w:val="24"/>
        </w:rPr>
        <w:t>s</w:t>
      </w:r>
      <w:r w:rsidR="0054591B">
        <w:rPr>
          <w:rFonts w:ascii="Times New Roman" w:hAnsi="Times New Roman" w:cs="Times New Roman"/>
          <w:sz w:val="24"/>
          <w:szCs w:val="24"/>
        </w:rPr>
        <w:t xml:space="preserve"> </w:t>
      </w:r>
      <w:r w:rsidR="002A161A">
        <w:rPr>
          <w:rFonts w:ascii="Times New Roman" w:hAnsi="Times New Roman" w:cs="Times New Roman"/>
          <w:sz w:val="24"/>
          <w:szCs w:val="24"/>
        </w:rPr>
        <w:t xml:space="preserve">different </w:t>
      </w:r>
      <w:r w:rsidR="004E6F35">
        <w:rPr>
          <w:rFonts w:ascii="Times New Roman" w:hAnsi="Times New Roman" w:cs="Times New Roman"/>
          <w:sz w:val="24"/>
          <w:szCs w:val="24"/>
        </w:rPr>
        <w:t>numerical</w:t>
      </w:r>
      <w:r w:rsidR="0054591B">
        <w:rPr>
          <w:rFonts w:ascii="Times New Roman" w:hAnsi="Times New Roman" w:cs="Times New Roman"/>
          <w:sz w:val="24"/>
          <w:szCs w:val="24"/>
        </w:rPr>
        <w:t xml:space="preserve"> models to reveal the mechanisms behind </w:t>
      </w:r>
      <w:r w:rsidR="00387AD7">
        <w:rPr>
          <w:rFonts w:ascii="Times New Roman" w:hAnsi="Times New Roman" w:cs="Times New Roman"/>
          <w:sz w:val="24"/>
          <w:szCs w:val="24"/>
        </w:rPr>
        <w:t>these processes</w:t>
      </w:r>
      <w:r w:rsidR="00AF0F7C">
        <w:rPr>
          <w:rFonts w:ascii="Times New Roman" w:hAnsi="Times New Roman" w:cs="Times New Roman"/>
          <w:sz w:val="24"/>
          <w:szCs w:val="24"/>
        </w:rPr>
        <w:t>,</w:t>
      </w:r>
      <w:r w:rsidR="0054591B">
        <w:rPr>
          <w:rFonts w:ascii="Times New Roman" w:hAnsi="Times New Roman" w:cs="Times New Roman"/>
          <w:sz w:val="24"/>
          <w:szCs w:val="24"/>
        </w:rPr>
        <w:t xml:space="preserve"> which I find intriguing. 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rofessor </w:t>
      </w:r>
      <w:proofErr w:type="spellStart"/>
      <w:r w:rsidR="00B7404F">
        <w:rPr>
          <w:rFonts w:ascii="Times New Roman" w:hAnsi="Times New Roman" w:cs="Times New Roman"/>
          <w:sz w:val="24"/>
          <w:szCs w:val="24"/>
        </w:rPr>
        <w:t>Malte</w:t>
      </w:r>
      <w:proofErr w:type="spellEnd"/>
      <w:r w:rsidR="00B7404F">
        <w:rPr>
          <w:rFonts w:ascii="Times New Roman" w:hAnsi="Times New Roman" w:cs="Times New Roman"/>
          <w:sz w:val="24"/>
          <w:szCs w:val="24"/>
        </w:rPr>
        <w:t xml:space="preserve"> Jansen</w:t>
      </w:r>
      <w:r w:rsidR="00C44F73">
        <w:rPr>
          <w:rFonts w:ascii="Times New Roman" w:hAnsi="Times New Roman" w:cs="Times New Roman"/>
          <w:sz w:val="24"/>
          <w:szCs w:val="24"/>
        </w:rPr>
        <w:t>’</w:t>
      </w:r>
      <w:r w:rsidR="00AF0F7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work </w:t>
      </w:r>
      <w:r w:rsidR="00DC27AC">
        <w:rPr>
          <w:rFonts w:ascii="Times New Roman" w:hAnsi="Times New Roman" w:cs="Times New Roman"/>
          <w:sz w:val="24"/>
          <w:szCs w:val="24"/>
        </w:rPr>
        <w:t xml:space="preserve">on </w:t>
      </w:r>
      <w:r w:rsidR="00DB7267">
        <w:rPr>
          <w:rFonts w:ascii="Times New Roman" w:hAnsi="Times New Roman" w:cs="Times New Roman"/>
          <w:sz w:val="24"/>
          <w:szCs w:val="24"/>
        </w:rPr>
        <w:t>coupled climate dynamics</w:t>
      </w:r>
      <w:r w:rsidR="00DC27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also </w:t>
      </w:r>
      <w:r w:rsidR="00DC27AC">
        <w:rPr>
          <w:rFonts w:ascii="Times New Roman" w:hAnsi="Times New Roman" w:cs="Times New Roman"/>
          <w:sz w:val="24"/>
          <w:szCs w:val="24"/>
        </w:rPr>
        <w:t>captivate</w:t>
      </w:r>
      <w:r w:rsidR="00F00931">
        <w:rPr>
          <w:rFonts w:ascii="Times New Roman" w:hAnsi="Times New Roman" w:cs="Times New Roman"/>
          <w:sz w:val="24"/>
          <w:szCs w:val="24"/>
        </w:rPr>
        <w:t xml:space="preserve">s me. </w:t>
      </w:r>
      <w:r w:rsidR="0054591B">
        <w:rPr>
          <w:rFonts w:ascii="Times New Roman" w:hAnsi="Times New Roman" w:cs="Times New Roman"/>
          <w:sz w:val="24"/>
          <w:szCs w:val="24"/>
        </w:rPr>
        <w:t xml:space="preserve">He does an excellent job in </w:t>
      </w:r>
      <w:r w:rsidR="00B7404F">
        <w:rPr>
          <w:rFonts w:ascii="Times New Roman" w:hAnsi="Times New Roman" w:cs="Times New Roman"/>
          <w:sz w:val="24"/>
          <w:szCs w:val="24"/>
        </w:rPr>
        <w:t xml:space="preserve">both atmosphere and </w:t>
      </w:r>
      <w:r w:rsidR="0054591B">
        <w:rPr>
          <w:rFonts w:ascii="Times New Roman" w:hAnsi="Times New Roman" w:cs="Times New Roman"/>
          <w:sz w:val="24"/>
          <w:szCs w:val="24"/>
        </w:rPr>
        <w:t xml:space="preserve">ocean dynamics and </w:t>
      </w:r>
      <w:r w:rsidR="00DC27AC">
        <w:rPr>
          <w:rFonts w:ascii="Times New Roman" w:hAnsi="Times New Roman" w:cs="Times New Roman"/>
          <w:sz w:val="24"/>
          <w:szCs w:val="24"/>
        </w:rPr>
        <w:t xml:space="preserve">I want to explore how ocean and atmosphere, as a coupled system, respond to </w:t>
      </w:r>
      <w:r w:rsidR="00BF6571">
        <w:rPr>
          <w:rFonts w:ascii="Times New Roman" w:hAnsi="Times New Roman" w:cs="Times New Roman"/>
          <w:sz w:val="24"/>
          <w:szCs w:val="24"/>
        </w:rPr>
        <w:t>the changing climate</w:t>
      </w:r>
      <w:r w:rsidR="00DC27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21B9CB" w14:textId="77777777" w:rsidR="00E0073C" w:rsidRPr="0054591B" w:rsidRDefault="00E0073C" w:rsidP="000011B1">
      <w:pPr>
        <w:rPr>
          <w:rFonts w:ascii="Times New Roman" w:hAnsi="Times New Roman" w:cs="Times New Roman"/>
          <w:sz w:val="24"/>
          <w:szCs w:val="24"/>
        </w:rPr>
      </w:pPr>
    </w:p>
    <w:p w14:paraId="12297ED8" w14:textId="7EC6038A" w:rsidR="000011B1" w:rsidRPr="00D20C47" w:rsidRDefault="00B7404F" w:rsidP="000011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glad that I have consulted </w:t>
      </w:r>
      <w:del w:id="10" w:author="Packard Chan" w:date="2017-01-06T21:46:00Z">
        <w:r w:rsidDel="00967BB3">
          <w:rPr>
            <w:rFonts w:ascii="Times New Roman" w:hAnsi="Times New Roman" w:cs="Times New Roman"/>
            <w:sz w:val="24"/>
            <w:szCs w:val="24"/>
          </w:rPr>
          <w:delText xml:space="preserve">with </w:delText>
        </w:r>
      </w:del>
      <w:r>
        <w:rPr>
          <w:rFonts w:ascii="Times New Roman" w:hAnsi="Times New Roman" w:cs="Times New Roman"/>
          <w:sz w:val="24"/>
          <w:szCs w:val="24"/>
        </w:rPr>
        <w:t xml:space="preserve">Professor Shaw and Professor Jansen about the application. They were </w:t>
      </w:r>
      <w:proofErr w:type="gramStart"/>
      <w:r>
        <w:rPr>
          <w:rFonts w:ascii="Times New Roman" w:hAnsi="Times New Roman" w:cs="Times New Roman"/>
          <w:sz w:val="24"/>
          <w:szCs w:val="24"/>
        </w:rPr>
        <w:t>really nice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</w:t>
      </w:r>
      <w:commentRangeStart w:id="11"/>
      <w:r>
        <w:rPr>
          <w:rFonts w:ascii="Times New Roman" w:hAnsi="Times New Roman" w:cs="Times New Roman"/>
          <w:sz w:val="24"/>
          <w:szCs w:val="24"/>
        </w:rPr>
        <w:t>hospital</w:t>
      </w:r>
      <w:commentRangeEnd w:id="11"/>
      <w:r w:rsidR="00967BB3">
        <w:rPr>
          <w:rStyle w:val="a5"/>
        </w:rPr>
        <w:commentReference w:id="11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12"/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A070CD">
        <w:rPr>
          <w:rFonts w:ascii="Times New Roman" w:hAnsi="Times New Roman" w:cs="Times New Roman"/>
          <w:sz w:val="24"/>
          <w:szCs w:val="24"/>
        </w:rPr>
        <w:t>respect</w:t>
      </w:r>
      <w:r>
        <w:rPr>
          <w:rFonts w:ascii="Times New Roman" w:hAnsi="Times New Roman" w:cs="Times New Roman"/>
          <w:sz w:val="24"/>
          <w:szCs w:val="24"/>
        </w:rPr>
        <w:t xml:space="preserve"> the University of Chicago for Professor Rossby and the Chicago School once led by him</w:t>
      </w:r>
      <w:commentRangeEnd w:id="12"/>
      <w:r w:rsidR="008E5B38">
        <w:rPr>
          <w:rStyle w:val="a5"/>
        </w:rPr>
        <w:commentReference w:id="12"/>
      </w:r>
      <w:r>
        <w:rPr>
          <w:rFonts w:ascii="Times New Roman" w:hAnsi="Times New Roman" w:cs="Times New Roman"/>
          <w:sz w:val="24"/>
          <w:szCs w:val="24"/>
        </w:rPr>
        <w:t xml:space="preserve">. They contribute a lot to the development of meteorological dynamics </w:t>
      </w:r>
      <w:commentRangeStart w:id="13"/>
      <w:r>
        <w:rPr>
          <w:rFonts w:ascii="Times New Roman" w:hAnsi="Times New Roman" w:cs="Times New Roman"/>
          <w:sz w:val="24"/>
          <w:szCs w:val="24"/>
        </w:rPr>
        <w:t>and physical oceanography.</w:t>
      </w:r>
      <w:commentRangeEnd w:id="13"/>
      <w:r w:rsidR="008E5B38">
        <w:rPr>
          <w:rStyle w:val="a5"/>
        </w:rPr>
        <w:commentReference w:id="13"/>
      </w:r>
      <w:r>
        <w:rPr>
          <w:rFonts w:ascii="Times New Roman" w:hAnsi="Times New Roman" w:cs="Times New Roman"/>
          <w:sz w:val="24"/>
          <w:szCs w:val="24"/>
        </w:rPr>
        <w:t xml:space="preserve"> Geophysical science in the University of Chicago </w:t>
      </w:r>
      <w:commentRangeStart w:id="14"/>
      <w:r>
        <w:rPr>
          <w:rFonts w:ascii="Times New Roman" w:hAnsi="Times New Roman" w:cs="Times New Roman"/>
          <w:sz w:val="24"/>
          <w:szCs w:val="24"/>
        </w:rPr>
        <w:t>share</w:t>
      </w:r>
      <w:r w:rsidR="00A070CD">
        <w:rPr>
          <w:rFonts w:ascii="Times New Roman" w:hAnsi="Times New Roman" w:cs="Times New Roman"/>
          <w:sz w:val="24"/>
          <w:szCs w:val="24"/>
        </w:rPr>
        <w:t>s</w:t>
      </w:r>
      <w:commentRangeEnd w:id="14"/>
      <w:r w:rsidR="00B14F34">
        <w:rPr>
          <w:rStyle w:val="a5"/>
        </w:rPr>
        <w:commentReference w:id="14"/>
      </w:r>
      <w:r>
        <w:rPr>
          <w:rFonts w:ascii="Times New Roman" w:hAnsi="Times New Roman" w:cs="Times New Roman"/>
          <w:sz w:val="24"/>
          <w:szCs w:val="24"/>
        </w:rPr>
        <w:t xml:space="preserve"> a glorious history and I </w:t>
      </w:r>
      <w:proofErr w:type="gramStart"/>
      <w:r>
        <w:rPr>
          <w:rFonts w:ascii="Times New Roman" w:hAnsi="Times New Roman" w:cs="Times New Roman"/>
          <w:sz w:val="24"/>
          <w:szCs w:val="24"/>
        </w:rPr>
        <w:t>would be honored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be a part of it.</w:t>
      </w:r>
      <w:r w:rsidR="0054591B">
        <w:rPr>
          <w:rFonts w:ascii="Times New Roman" w:hAnsi="Times New Roman" w:cs="Times New Roman"/>
          <w:sz w:val="24"/>
          <w:szCs w:val="24"/>
        </w:rPr>
        <w:t xml:space="preserve"> </w:t>
      </w:r>
      <w:r w:rsidR="000011B1">
        <w:rPr>
          <w:rFonts w:ascii="Times New Roman" w:hAnsi="Times New Roman" w:cs="Times New Roman"/>
          <w:sz w:val="24"/>
          <w:szCs w:val="24"/>
        </w:rPr>
        <w:t>To be</w:t>
      </w:r>
      <w:r w:rsidR="00BF6571">
        <w:rPr>
          <w:rFonts w:ascii="Times New Roman" w:hAnsi="Times New Roman" w:cs="Times New Roman"/>
          <w:sz w:val="24"/>
          <w:szCs w:val="24"/>
        </w:rPr>
        <w:t>come</w:t>
      </w:r>
      <w:r w:rsidR="000011B1">
        <w:rPr>
          <w:rFonts w:ascii="Times New Roman" w:hAnsi="Times New Roman" w:cs="Times New Roman"/>
          <w:sz w:val="24"/>
          <w:szCs w:val="24"/>
        </w:rPr>
        <w:t xml:space="preserve"> a scientist </w:t>
      </w:r>
      <w:r w:rsidR="00C44F73">
        <w:rPr>
          <w:rFonts w:ascii="Times New Roman" w:hAnsi="Times New Roman" w:cs="Times New Roman"/>
          <w:sz w:val="24"/>
          <w:szCs w:val="24"/>
        </w:rPr>
        <w:t xml:space="preserve">has been </w:t>
      </w:r>
      <w:r w:rsidR="000011B1">
        <w:rPr>
          <w:rFonts w:ascii="Times New Roman" w:hAnsi="Times New Roman" w:cs="Times New Roman"/>
          <w:sz w:val="24"/>
          <w:szCs w:val="24"/>
        </w:rPr>
        <w:t xml:space="preserve">my dream since childhood and I </w:t>
      </w:r>
      <w:r w:rsidR="00C44F73">
        <w:rPr>
          <w:rFonts w:ascii="Times New Roman" w:hAnsi="Times New Roman" w:cs="Times New Roman"/>
          <w:sz w:val="24"/>
          <w:szCs w:val="24"/>
        </w:rPr>
        <w:t>would be</w:t>
      </w:r>
      <w:r w:rsidR="000011B1">
        <w:rPr>
          <w:rFonts w:ascii="Times New Roman" w:hAnsi="Times New Roman" w:cs="Times New Roman"/>
          <w:sz w:val="24"/>
          <w:szCs w:val="24"/>
        </w:rPr>
        <w:t xml:space="preserve"> </w:t>
      </w:r>
      <w:r w:rsidR="00A070CD">
        <w:rPr>
          <w:rFonts w:ascii="Times New Roman" w:hAnsi="Times New Roman" w:cs="Times New Roman"/>
          <w:sz w:val="24"/>
          <w:szCs w:val="24"/>
        </w:rPr>
        <w:t xml:space="preserve">happy </w:t>
      </w:r>
      <w:r w:rsidR="00C44F73">
        <w:rPr>
          <w:rFonts w:ascii="Times New Roman" w:hAnsi="Times New Roman" w:cs="Times New Roman"/>
          <w:sz w:val="24"/>
          <w:szCs w:val="24"/>
        </w:rPr>
        <w:t>to be</w:t>
      </w:r>
      <w:r w:rsidR="000011B1">
        <w:rPr>
          <w:rFonts w:ascii="Times New Roman" w:hAnsi="Times New Roman" w:cs="Times New Roman"/>
          <w:sz w:val="24"/>
          <w:szCs w:val="24"/>
        </w:rPr>
        <w:t xml:space="preserve"> able to help people by</w:t>
      </w:r>
      <w:r w:rsidR="00C44F73">
        <w:rPr>
          <w:rFonts w:ascii="Times New Roman" w:hAnsi="Times New Roman" w:cs="Times New Roman"/>
          <w:sz w:val="24"/>
          <w:szCs w:val="24"/>
        </w:rPr>
        <w:t xml:space="preserve"> doing</w:t>
      </w:r>
      <w:r w:rsidR="000011B1">
        <w:rPr>
          <w:rFonts w:ascii="Times New Roman" w:hAnsi="Times New Roman" w:cs="Times New Roman"/>
          <w:sz w:val="24"/>
          <w:szCs w:val="24"/>
        </w:rPr>
        <w:t xml:space="preserve"> research</w:t>
      </w:r>
      <w:r w:rsidR="00C44F73">
        <w:rPr>
          <w:rFonts w:ascii="Times New Roman" w:hAnsi="Times New Roman" w:cs="Times New Roman"/>
          <w:sz w:val="24"/>
          <w:szCs w:val="24"/>
        </w:rPr>
        <w:t xml:space="preserve"> on</w:t>
      </w:r>
      <w:r w:rsidR="000011B1">
        <w:rPr>
          <w:rFonts w:ascii="Times New Roman" w:hAnsi="Times New Roman" w:cs="Times New Roman"/>
          <w:sz w:val="24"/>
          <w:szCs w:val="24"/>
        </w:rPr>
        <w:t xml:space="preserve"> climate change. I</w:t>
      </w:r>
      <w:r w:rsidR="00BF6571">
        <w:rPr>
          <w:rFonts w:ascii="Times New Roman" w:hAnsi="Times New Roman" w:cs="Times New Roman"/>
          <w:sz w:val="24"/>
          <w:szCs w:val="24"/>
        </w:rPr>
        <w:t xml:space="preserve"> </w:t>
      </w:r>
      <w:r w:rsidR="000011B1">
        <w:rPr>
          <w:rFonts w:ascii="Times New Roman" w:hAnsi="Times New Roman" w:cs="Times New Roman"/>
          <w:sz w:val="24"/>
          <w:szCs w:val="24"/>
        </w:rPr>
        <w:t xml:space="preserve">believe I can make a </w:t>
      </w:r>
      <w:r w:rsidR="00C44F73">
        <w:rPr>
          <w:rFonts w:ascii="Times New Roman" w:hAnsi="Times New Roman" w:cs="Times New Roman"/>
          <w:sz w:val="24"/>
          <w:szCs w:val="24"/>
        </w:rPr>
        <w:t>significant</w:t>
      </w:r>
      <w:r w:rsidR="000011B1">
        <w:rPr>
          <w:rFonts w:ascii="Times New Roman" w:hAnsi="Times New Roman" w:cs="Times New Roman"/>
          <w:sz w:val="24"/>
          <w:szCs w:val="24"/>
        </w:rPr>
        <w:t xml:space="preserve"> contribution to</w:t>
      </w:r>
      <w:r w:rsidR="00C44F73">
        <w:rPr>
          <w:rFonts w:ascii="Times New Roman" w:hAnsi="Times New Roman" w:cs="Times New Roman"/>
          <w:sz w:val="24"/>
          <w:szCs w:val="24"/>
        </w:rPr>
        <w:t xml:space="preserve"> the</w:t>
      </w:r>
      <w:r w:rsidR="000011B1">
        <w:rPr>
          <w:rFonts w:ascii="Times New Roman" w:hAnsi="Times New Roman" w:cs="Times New Roman"/>
          <w:sz w:val="24"/>
          <w:szCs w:val="24"/>
        </w:rPr>
        <w:t xml:space="preserve"> </w:t>
      </w:r>
      <w:r w:rsidR="00BF6571">
        <w:rPr>
          <w:rFonts w:ascii="Times New Roman" w:hAnsi="Times New Roman" w:cs="Times New Roman"/>
          <w:sz w:val="24"/>
          <w:szCs w:val="24"/>
        </w:rPr>
        <w:t>climate</w:t>
      </w:r>
      <w:r w:rsidR="000011B1">
        <w:rPr>
          <w:rFonts w:ascii="Times New Roman" w:hAnsi="Times New Roman" w:cs="Times New Roman"/>
          <w:sz w:val="24"/>
          <w:szCs w:val="24"/>
        </w:rPr>
        <w:t xml:space="preserve"> dynamics</w:t>
      </w:r>
      <w:r w:rsidR="00C44F73">
        <w:rPr>
          <w:rFonts w:ascii="Times New Roman" w:hAnsi="Times New Roman" w:cs="Times New Roman"/>
          <w:sz w:val="24"/>
          <w:szCs w:val="24"/>
        </w:rPr>
        <w:t xml:space="preserve"> community both</w:t>
      </w:r>
      <w:r w:rsidR="000011B1">
        <w:rPr>
          <w:rFonts w:ascii="Times New Roman" w:hAnsi="Times New Roman" w:cs="Times New Roman"/>
          <w:sz w:val="24"/>
          <w:szCs w:val="24"/>
        </w:rPr>
        <w:t xml:space="preserve"> during </w:t>
      </w:r>
      <w:r w:rsidR="00BF6571">
        <w:rPr>
          <w:rFonts w:ascii="Times New Roman" w:hAnsi="Times New Roman" w:cs="Times New Roman"/>
          <w:sz w:val="24"/>
          <w:szCs w:val="24"/>
        </w:rPr>
        <w:t xml:space="preserve">my studies </w:t>
      </w:r>
      <w:r w:rsidR="000011B1">
        <w:rPr>
          <w:rFonts w:ascii="Times New Roman" w:hAnsi="Times New Roman" w:cs="Times New Roman"/>
          <w:sz w:val="24"/>
          <w:szCs w:val="24"/>
        </w:rPr>
        <w:t xml:space="preserve">and after my graduation! </w:t>
      </w:r>
      <w:bookmarkStart w:id="15" w:name="_GoBack"/>
      <w:bookmarkEnd w:id="15"/>
    </w:p>
    <w:p w14:paraId="5CF3CF67" w14:textId="77777777" w:rsidR="000011B1" w:rsidRPr="000011B1" w:rsidRDefault="000011B1" w:rsidP="000011B1">
      <w:pPr>
        <w:jc w:val="left"/>
        <w:rPr>
          <w:rFonts w:ascii="Times New Roman" w:hAnsi="Times New Roman" w:cs="Times New Roman"/>
          <w:sz w:val="32"/>
          <w:szCs w:val="32"/>
        </w:rPr>
      </w:pPr>
    </w:p>
    <w:sectPr w:rsidR="000011B1" w:rsidRPr="00001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Packard Chan" w:date="2017-01-06T23:39:00Z" w:initials="Packard">
    <w:p w14:paraId="4CADDF51" w14:textId="455CF3C0" w:rsidR="00B14F34" w:rsidRDefault="00B14F34">
      <w:pPr>
        <w:pStyle w:val="a6"/>
      </w:pPr>
      <w:r>
        <w:rPr>
          <w:rStyle w:val="a5"/>
        </w:rPr>
        <w:annotationRef/>
      </w:r>
    </w:p>
  </w:comment>
  <w:comment w:id="5" w:author="Packard Chan" w:date="2017-01-06T23:44:00Z" w:initials="Packard">
    <w:p w14:paraId="73600139" w14:textId="451BEA62" w:rsidR="00235383" w:rsidRDefault="00235383">
      <w:pPr>
        <w:pStyle w:val="a6"/>
      </w:pPr>
      <w:r>
        <w:rPr>
          <w:rStyle w:val="a5"/>
        </w:rPr>
        <w:annotationRef/>
      </w:r>
    </w:p>
  </w:comment>
  <w:comment w:id="8" w:author="Packard Chan" w:date="2017-01-06T23:50:00Z" w:initials="Packard">
    <w:p w14:paraId="4E96383D" w14:textId="7C9F0D43" w:rsidR="00235383" w:rsidRDefault="00235383">
      <w:pPr>
        <w:pStyle w:val="a6"/>
      </w:pPr>
      <w:r>
        <w:rPr>
          <w:rStyle w:val="a5"/>
        </w:rPr>
        <w:annotationRef/>
      </w:r>
      <w:r>
        <w:t>L</w:t>
      </w:r>
      <w:r>
        <w:rPr>
          <w:rFonts w:hint="eastAsia"/>
        </w:rPr>
        <w:t>ooks like two professors also use observation analysis, in addition to numerical models?</w:t>
      </w:r>
    </w:p>
  </w:comment>
  <w:comment w:id="9" w:author="Packard Chan" w:date="2017-01-06T23:52:00Z" w:initials="Packard">
    <w:p w14:paraId="0CA4A8DF" w14:textId="09825743" w:rsidR="00235383" w:rsidRDefault="00235383">
      <w:pPr>
        <w:pStyle w:val="a6"/>
      </w:pPr>
      <w:r>
        <w:rPr>
          <w:rStyle w:val="a5"/>
        </w:rPr>
        <w:annotationRef/>
      </w:r>
      <w:r>
        <w:t>G</w:t>
      </w:r>
      <w:r>
        <w:rPr>
          <w:rFonts w:hint="eastAsia"/>
        </w:rPr>
        <w:t>eneral circulation?</w:t>
      </w:r>
    </w:p>
  </w:comment>
  <w:comment w:id="11" w:author="Packard Chan" w:date="2017-01-06T21:54:00Z" w:initials="Packard">
    <w:p w14:paraId="6E96D1DE" w14:textId="436A8D5B" w:rsidR="00967BB3" w:rsidRDefault="00967BB3">
      <w:pPr>
        <w:pStyle w:val="a6"/>
      </w:pPr>
      <w:r>
        <w:rPr>
          <w:rStyle w:val="a5"/>
        </w:rPr>
        <w:annotationRef/>
      </w:r>
      <w:r>
        <w:rPr>
          <w:rFonts w:hint="eastAsia"/>
        </w:rPr>
        <w:t>??</w:t>
      </w:r>
    </w:p>
  </w:comment>
  <w:comment w:id="12" w:author="Packard Chan" w:date="2017-01-06T23:56:00Z" w:initials="Packard">
    <w:p w14:paraId="4A9EC9B8" w14:textId="553D1B55" w:rsidR="008E5B38" w:rsidRDefault="008E5B38">
      <w:pPr>
        <w:pStyle w:val="a6"/>
      </w:pPr>
      <w:r>
        <w:rPr>
          <w:rStyle w:val="a5"/>
        </w:rPr>
        <w:annotationRef/>
      </w:r>
      <w:r w:rsidR="006B7B29">
        <w:t>E</w:t>
      </w:r>
      <w:r w:rsidR="006B7B29">
        <w:rPr>
          <w:rFonts w:hint="eastAsia"/>
        </w:rPr>
        <w:t>nglish</w:t>
      </w:r>
      <w:proofErr w:type="gramStart"/>
      <w:r w:rsidR="006B7B29">
        <w:rPr>
          <w:rFonts w:hint="eastAsia"/>
        </w:rPr>
        <w:t>..</w:t>
      </w:r>
      <w:proofErr w:type="gramEnd"/>
    </w:p>
  </w:comment>
  <w:comment w:id="13" w:author="Packard Chan" w:date="2017-01-06T23:30:00Z" w:initials="Packard">
    <w:p w14:paraId="4179120A" w14:textId="7426EAA3" w:rsidR="008E5B38" w:rsidRDefault="008E5B38">
      <w:pPr>
        <w:pStyle w:val="a6"/>
      </w:pPr>
      <w:r>
        <w:rPr>
          <w:rStyle w:val="a5"/>
        </w:rPr>
        <w:annotationRef/>
      </w:r>
      <w:proofErr w:type="spellStart"/>
      <w:r w:rsidR="00B14F34">
        <w:t>P</w:t>
      </w:r>
      <w:r w:rsidR="00B14F34">
        <w:rPr>
          <w:rFonts w:hint="eastAsia"/>
        </w:rPr>
        <w:t>ls</w:t>
      </w:r>
      <w:proofErr w:type="spellEnd"/>
      <w:r w:rsidR="00B14F34">
        <w:rPr>
          <w:rFonts w:hint="eastAsia"/>
        </w:rPr>
        <w:t xml:space="preserve"> verify</w:t>
      </w:r>
    </w:p>
  </w:comment>
  <w:comment w:id="14" w:author="Packard Chan" w:date="2017-01-06T23:36:00Z" w:initials="Packard">
    <w:p w14:paraId="44C9CA19" w14:textId="0C5AE81E" w:rsidR="00B14F34" w:rsidRDefault="00B14F34">
      <w:pPr>
        <w:pStyle w:val="a6"/>
      </w:pPr>
      <w:r>
        <w:rPr>
          <w:rStyle w:val="a5"/>
        </w:rPr>
        <w:annotationRef/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8DBEEB" w14:textId="77777777" w:rsidR="00FA1E90" w:rsidRDefault="00FA1E90" w:rsidP="000011B1">
      <w:r>
        <w:separator/>
      </w:r>
    </w:p>
  </w:endnote>
  <w:endnote w:type="continuationSeparator" w:id="0">
    <w:p w14:paraId="46EBD56B" w14:textId="77777777" w:rsidR="00FA1E90" w:rsidRDefault="00FA1E90" w:rsidP="00001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0244B" w14:textId="77777777" w:rsidR="00FA1E90" w:rsidRDefault="00FA1E90" w:rsidP="000011B1">
      <w:r>
        <w:separator/>
      </w:r>
    </w:p>
  </w:footnote>
  <w:footnote w:type="continuationSeparator" w:id="0">
    <w:p w14:paraId="47C7FDE7" w14:textId="77777777" w:rsidR="00FA1E90" w:rsidRDefault="00FA1E90" w:rsidP="000011B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angyu">
    <w15:presenceInfo w15:providerId="None" w15:userId="liangy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B7E"/>
    <w:rsid w:val="000011B1"/>
    <w:rsid w:val="000428BF"/>
    <w:rsid w:val="00056BF7"/>
    <w:rsid w:val="000F7D5F"/>
    <w:rsid w:val="00126C1A"/>
    <w:rsid w:val="00137735"/>
    <w:rsid w:val="00155650"/>
    <w:rsid w:val="00235383"/>
    <w:rsid w:val="00241CBE"/>
    <w:rsid w:val="002A161A"/>
    <w:rsid w:val="002A3C7F"/>
    <w:rsid w:val="0032013B"/>
    <w:rsid w:val="00366C50"/>
    <w:rsid w:val="00370E18"/>
    <w:rsid w:val="0038657F"/>
    <w:rsid w:val="00387AD7"/>
    <w:rsid w:val="003A7B7E"/>
    <w:rsid w:val="003B34DD"/>
    <w:rsid w:val="003F03A9"/>
    <w:rsid w:val="00462BDF"/>
    <w:rsid w:val="0049553B"/>
    <w:rsid w:val="004E6F35"/>
    <w:rsid w:val="0054591B"/>
    <w:rsid w:val="005F6172"/>
    <w:rsid w:val="006375D2"/>
    <w:rsid w:val="006525B4"/>
    <w:rsid w:val="006B7B29"/>
    <w:rsid w:val="006D59D3"/>
    <w:rsid w:val="006E5127"/>
    <w:rsid w:val="007037F9"/>
    <w:rsid w:val="00723583"/>
    <w:rsid w:val="00730D7B"/>
    <w:rsid w:val="007B66DD"/>
    <w:rsid w:val="00845181"/>
    <w:rsid w:val="008B2FC9"/>
    <w:rsid w:val="008C6B1C"/>
    <w:rsid w:val="008E0000"/>
    <w:rsid w:val="008E5B38"/>
    <w:rsid w:val="008F1EFC"/>
    <w:rsid w:val="009039F9"/>
    <w:rsid w:val="00967BB3"/>
    <w:rsid w:val="00A070CD"/>
    <w:rsid w:val="00A44443"/>
    <w:rsid w:val="00A81C93"/>
    <w:rsid w:val="00AF0F7C"/>
    <w:rsid w:val="00AF56C1"/>
    <w:rsid w:val="00B055A2"/>
    <w:rsid w:val="00B07DB7"/>
    <w:rsid w:val="00B14F34"/>
    <w:rsid w:val="00B57F3C"/>
    <w:rsid w:val="00B7404F"/>
    <w:rsid w:val="00B93B27"/>
    <w:rsid w:val="00BC62B9"/>
    <w:rsid w:val="00BD5719"/>
    <w:rsid w:val="00BE01E9"/>
    <w:rsid w:val="00BF6571"/>
    <w:rsid w:val="00C05575"/>
    <w:rsid w:val="00C12289"/>
    <w:rsid w:val="00C44F73"/>
    <w:rsid w:val="00C52E87"/>
    <w:rsid w:val="00D01113"/>
    <w:rsid w:val="00D221AF"/>
    <w:rsid w:val="00D73025"/>
    <w:rsid w:val="00DB1C32"/>
    <w:rsid w:val="00DB7267"/>
    <w:rsid w:val="00DC27AC"/>
    <w:rsid w:val="00E0073C"/>
    <w:rsid w:val="00E030E3"/>
    <w:rsid w:val="00E400B6"/>
    <w:rsid w:val="00E41FF7"/>
    <w:rsid w:val="00E520C1"/>
    <w:rsid w:val="00E53EAC"/>
    <w:rsid w:val="00E61E5D"/>
    <w:rsid w:val="00EB79B3"/>
    <w:rsid w:val="00EF028C"/>
    <w:rsid w:val="00F00931"/>
    <w:rsid w:val="00F75DE0"/>
    <w:rsid w:val="00F93AE4"/>
    <w:rsid w:val="00FA1E90"/>
    <w:rsid w:val="00FA5C8E"/>
    <w:rsid w:val="00FD2B67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99C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1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011B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1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11B1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0011B1"/>
    <w:rPr>
      <w:sz w:val="21"/>
      <w:szCs w:val="21"/>
    </w:rPr>
  </w:style>
  <w:style w:type="paragraph" w:styleId="a6">
    <w:name w:val="annotation text"/>
    <w:basedOn w:val="a"/>
    <w:link w:val="Char1"/>
    <w:uiPriority w:val="99"/>
    <w:unhideWhenUsed/>
    <w:rsid w:val="000011B1"/>
    <w:pPr>
      <w:jc w:val="left"/>
    </w:pPr>
  </w:style>
  <w:style w:type="character" w:customStyle="1" w:styleId="Char1">
    <w:name w:val="批注文字 Char"/>
    <w:basedOn w:val="a0"/>
    <w:link w:val="a6"/>
    <w:uiPriority w:val="99"/>
    <w:rsid w:val="000011B1"/>
  </w:style>
  <w:style w:type="paragraph" w:styleId="a7">
    <w:name w:val="Balloon Text"/>
    <w:basedOn w:val="a"/>
    <w:link w:val="Char2"/>
    <w:uiPriority w:val="99"/>
    <w:semiHidden/>
    <w:unhideWhenUsed/>
    <w:rsid w:val="000011B1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011B1"/>
    <w:rPr>
      <w:sz w:val="18"/>
      <w:szCs w:val="18"/>
    </w:rPr>
  </w:style>
  <w:style w:type="paragraph" w:styleId="a8">
    <w:name w:val="annotation subject"/>
    <w:basedOn w:val="a6"/>
    <w:next w:val="a6"/>
    <w:link w:val="Char3"/>
    <w:uiPriority w:val="99"/>
    <w:semiHidden/>
    <w:unhideWhenUsed/>
    <w:rsid w:val="00AF56C1"/>
    <w:rPr>
      <w:b/>
      <w:bCs/>
    </w:rPr>
  </w:style>
  <w:style w:type="character" w:customStyle="1" w:styleId="Char3">
    <w:name w:val="批注主题 Char"/>
    <w:basedOn w:val="Char1"/>
    <w:link w:val="a8"/>
    <w:uiPriority w:val="99"/>
    <w:semiHidden/>
    <w:rsid w:val="00AF56C1"/>
    <w:rPr>
      <w:b/>
      <w:bCs/>
    </w:rPr>
  </w:style>
  <w:style w:type="character" w:styleId="a9">
    <w:name w:val="Strong"/>
    <w:basedOn w:val="a0"/>
    <w:uiPriority w:val="22"/>
    <w:qFormat/>
    <w:rsid w:val="00DB1C3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1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011B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1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11B1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0011B1"/>
    <w:rPr>
      <w:sz w:val="21"/>
      <w:szCs w:val="21"/>
    </w:rPr>
  </w:style>
  <w:style w:type="paragraph" w:styleId="a6">
    <w:name w:val="annotation text"/>
    <w:basedOn w:val="a"/>
    <w:link w:val="Char1"/>
    <w:uiPriority w:val="99"/>
    <w:unhideWhenUsed/>
    <w:rsid w:val="000011B1"/>
    <w:pPr>
      <w:jc w:val="left"/>
    </w:pPr>
  </w:style>
  <w:style w:type="character" w:customStyle="1" w:styleId="Char1">
    <w:name w:val="批注文字 Char"/>
    <w:basedOn w:val="a0"/>
    <w:link w:val="a6"/>
    <w:uiPriority w:val="99"/>
    <w:rsid w:val="000011B1"/>
  </w:style>
  <w:style w:type="paragraph" w:styleId="a7">
    <w:name w:val="Balloon Text"/>
    <w:basedOn w:val="a"/>
    <w:link w:val="Char2"/>
    <w:uiPriority w:val="99"/>
    <w:semiHidden/>
    <w:unhideWhenUsed/>
    <w:rsid w:val="000011B1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011B1"/>
    <w:rPr>
      <w:sz w:val="18"/>
      <w:szCs w:val="18"/>
    </w:rPr>
  </w:style>
  <w:style w:type="paragraph" w:styleId="a8">
    <w:name w:val="annotation subject"/>
    <w:basedOn w:val="a6"/>
    <w:next w:val="a6"/>
    <w:link w:val="Char3"/>
    <w:uiPriority w:val="99"/>
    <w:semiHidden/>
    <w:unhideWhenUsed/>
    <w:rsid w:val="00AF56C1"/>
    <w:rPr>
      <w:b/>
      <w:bCs/>
    </w:rPr>
  </w:style>
  <w:style w:type="character" w:customStyle="1" w:styleId="Char3">
    <w:name w:val="批注主题 Char"/>
    <w:basedOn w:val="Char1"/>
    <w:link w:val="a8"/>
    <w:uiPriority w:val="99"/>
    <w:semiHidden/>
    <w:rsid w:val="00AF56C1"/>
    <w:rPr>
      <w:b/>
      <w:bCs/>
    </w:rPr>
  </w:style>
  <w:style w:type="character" w:styleId="a9">
    <w:name w:val="Strong"/>
    <w:basedOn w:val="a0"/>
    <w:uiPriority w:val="22"/>
    <w:qFormat/>
    <w:rsid w:val="00DB1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Chans</Company>
  <LinksUpToDate>false</LinksUpToDate>
  <CharactersWithSpaces>6001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liangyu</dc:creator>
  <cp:lastModifiedBy>Packard Chan</cp:lastModifiedBy>
  <cp:revision>2</cp:revision>
  <cp:lastPrinted>2017-01-05T15:51:00Z</cp:lastPrinted>
  <dcterms:created xsi:type="dcterms:W3CDTF">2017-01-07T04:57:00Z</dcterms:created>
  <dcterms:modified xsi:type="dcterms:W3CDTF">2017-01-07T04:57:00Z</dcterms:modified>
</cp:coreProperties>
</file>